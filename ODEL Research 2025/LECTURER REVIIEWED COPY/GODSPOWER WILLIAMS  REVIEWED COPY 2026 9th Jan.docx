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7BA6C0" w14:textId="77777777" w:rsidR="00E947EE" w:rsidRDefault="00E947EE" w:rsidP="002E30ED">
      <w:pPr>
        <w:jc w:val="center"/>
        <w:rPr>
          <w:sz w:val="40"/>
        </w:rPr>
      </w:pPr>
    </w:p>
    <w:p w14:paraId="3AB907E4" w14:textId="611C6DBD" w:rsidR="004E3286" w:rsidRPr="00E947EE" w:rsidRDefault="002E30ED" w:rsidP="002E30ED">
      <w:pPr>
        <w:jc w:val="center"/>
        <w:rPr>
          <w:sz w:val="40"/>
        </w:rPr>
      </w:pPr>
      <w:r w:rsidRPr="00E947EE">
        <w:rPr>
          <w:sz w:val="40"/>
        </w:rPr>
        <w:t>INVESTIGATION OF TEACHER- STUDENT COLLA</w:t>
      </w:r>
      <w:r w:rsidR="00F52485">
        <w:rPr>
          <w:sz w:val="40"/>
        </w:rPr>
        <w:t xml:space="preserve">BORATION IN LEARNER’S </w:t>
      </w:r>
      <w:r w:rsidRPr="00E947EE">
        <w:rPr>
          <w:sz w:val="40"/>
        </w:rPr>
        <w:t>MOTIVATION</w:t>
      </w:r>
      <w:del w:id="0" w:author="USER" w:date="2026-01-06T17:49:00Z">
        <w:r w:rsidRPr="00E947EE" w:rsidDel="00FB3E57">
          <w:rPr>
            <w:sz w:val="40"/>
          </w:rPr>
          <w:delText>,</w:delText>
        </w:r>
      </w:del>
      <w:r w:rsidRPr="00E947EE">
        <w:rPr>
          <w:sz w:val="40"/>
        </w:rPr>
        <w:t xml:space="preserve"> AND ENGAGEMENT AMONG SENIOR SCHOOLS IN ANSE ROYALE DISTRICT.</w:t>
      </w:r>
    </w:p>
    <w:p w14:paraId="67707E48" w14:textId="77777777" w:rsidR="00E947EE" w:rsidRDefault="00E947EE" w:rsidP="002E30ED">
      <w:pPr>
        <w:jc w:val="center"/>
        <w:rPr>
          <w:sz w:val="32"/>
        </w:rPr>
      </w:pPr>
    </w:p>
    <w:p w14:paraId="61A982CB" w14:textId="77777777" w:rsidR="00E947EE" w:rsidRPr="0097460C" w:rsidRDefault="00E947EE" w:rsidP="00E947EE">
      <w:pPr>
        <w:jc w:val="center"/>
        <w:rPr>
          <w:sz w:val="44"/>
        </w:rPr>
      </w:pPr>
      <w:r w:rsidRPr="0097460C">
        <w:rPr>
          <w:sz w:val="44"/>
        </w:rPr>
        <w:t xml:space="preserve">By </w:t>
      </w:r>
      <w:proofErr w:type="spellStart"/>
      <w:r w:rsidRPr="0097460C">
        <w:rPr>
          <w:sz w:val="44"/>
        </w:rPr>
        <w:t>Godspower</w:t>
      </w:r>
      <w:proofErr w:type="spellEnd"/>
      <w:r w:rsidRPr="0097460C">
        <w:rPr>
          <w:sz w:val="44"/>
        </w:rPr>
        <w:t xml:space="preserve"> Williams</w:t>
      </w:r>
    </w:p>
    <w:p w14:paraId="3F0BA281" w14:textId="77777777" w:rsidR="00E947EE" w:rsidRDefault="00E947EE" w:rsidP="00E947EE">
      <w:pPr>
        <w:jc w:val="center"/>
        <w:rPr>
          <w:sz w:val="36"/>
          <w:lang w:val="en-US"/>
        </w:rPr>
      </w:pPr>
      <w:r w:rsidRPr="00E947EE">
        <w:rPr>
          <w:sz w:val="36"/>
          <w:lang w:val="en-US"/>
        </w:rPr>
        <w:t>REG NUMBER: 2024/PGDE/OdeL/A/PT/024</w:t>
      </w:r>
    </w:p>
    <w:p w14:paraId="3C65F2E6" w14:textId="1C3F093C" w:rsidR="00E947EE" w:rsidRDefault="00E947EE" w:rsidP="00E947EE">
      <w:pPr>
        <w:jc w:val="center"/>
        <w:rPr>
          <w:sz w:val="36"/>
          <w:lang w:val="en-US"/>
        </w:rPr>
      </w:pPr>
      <w:r>
        <w:rPr>
          <w:sz w:val="36"/>
          <w:lang w:val="en-US"/>
        </w:rPr>
        <w:t xml:space="preserve">POST </w:t>
      </w:r>
      <w:r w:rsidR="00B7578B">
        <w:rPr>
          <w:sz w:val="36"/>
          <w:lang w:val="en-US"/>
        </w:rPr>
        <w:t>GRADUATE</w:t>
      </w:r>
      <w:r>
        <w:rPr>
          <w:sz w:val="36"/>
          <w:lang w:val="en-US"/>
        </w:rPr>
        <w:t xml:space="preserve"> DIPLOMA IN EDUCATION</w:t>
      </w:r>
    </w:p>
    <w:p w14:paraId="2E2438B3" w14:textId="2B59749B" w:rsidR="00E947EE" w:rsidRDefault="00E947EE" w:rsidP="00E947EE">
      <w:pPr>
        <w:jc w:val="center"/>
        <w:rPr>
          <w:sz w:val="36"/>
          <w:lang w:val="en-US"/>
        </w:rPr>
      </w:pPr>
      <w:r>
        <w:rPr>
          <w:sz w:val="36"/>
          <w:lang w:val="en-US"/>
        </w:rPr>
        <w:t>202</w:t>
      </w:r>
      <w:ins w:id="1" w:author="ESTHER" w:date="2026-01-09T21:54:00Z" w16du:dateUtc="2026-01-09T17:54:00Z">
        <w:r w:rsidR="00504A64">
          <w:rPr>
            <w:sz w:val="36"/>
            <w:lang w:val="en-US"/>
          </w:rPr>
          <w:t>6</w:t>
        </w:r>
      </w:ins>
      <w:del w:id="2" w:author="ESTHER" w:date="2026-01-09T21:54:00Z" w16du:dateUtc="2026-01-09T17:54:00Z">
        <w:r w:rsidDel="00504A64">
          <w:rPr>
            <w:sz w:val="36"/>
            <w:lang w:val="en-US"/>
          </w:rPr>
          <w:delText>5</w:delText>
        </w:r>
      </w:del>
    </w:p>
    <w:p w14:paraId="3E9FE805" w14:textId="77777777" w:rsidR="00E947EE" w:rsidRDefault="00E947EE" w:rsidP="00E947EE">
      <w:pPr>
        <w:jc w:val="center"/>
        <w:rPr>
          <w:sz w:val="36"/>
          <w:lang w:val="en-US"/>
        </w:rPr>
      </w:pPr>
    </w:p>
    <w:p w14:paraId="1794DC1D" w14:textId="77777777" w:rsidR="00E947EE" w:rsidRDefault="00E947EE" w:rsidP="00E947EE">
      <w:pPr>
        <w:jc w:val="center"/>
        <w:rPr>
          <w:sz w:val="36"/>
          <w:lang w:val="en-US"/>
        </w:rPr>
      </w:pPr>
      <w:r>
        <w:rPr>
          <w:sz w:val="36"/>
          <w:lang w:val="en-US"/>
        </w:rPr>
        <w:t xml:space="preserve">SUPERVISOR: </w:t>
      </w:r>
      <w:r w:rsidRPr="00E947EE">
        <w:rPr>
          <w:sz w:val="36"/>
          <w:lang w:val="en-US"/>
        </w:rPr>
        <w:t xml:space="preserve">DR.H.A. AGBARAKWE  </w:t>
      </w:r>
    </w:p>
    <w:p w14:paraId="44CD0546" w14:textId="77777777" w:rsidR="00E947EE" w:rsidRDefault="00E947EE" w:rsidP="00E947EE">
      <w:pPr>
        <w:jc w:val="center"/>
        <w:rPr>
          <w:sz w:val="36"/>
          <w:lang w:val="en-US"/>
        </w:rPr>
      </w:pPr>
      <w:r>
        <w:rPr>
          <w:sz w:val="36"/>
          <w:lang w:val="en-US"/>
        </w:rPr>
        <w:t xml:space="preserve">ODEL SUPERVISOR: </w:t>
      </w:r>
      <w:r w:rsidRPr="00E947EE">
        <w:rPr>
          <w:sz w:val="36"/>
          <w:lang w:val="en-US"/>
        </w:rPr>
        <w:t xml:space="preserve">DR. R.C UGONWA  </w:t>
      </w:r>
    </w:p>
    <w:p w14:paraId="085025E0" w14:textId="77777777" w:rsidR="00E947EE" w:rsidRDefault="00E947EE" w:rsidP="00E947EE">
      <w:pPr>
        <w:jc w:val="center"/>
        <w:rPr>
          <w:sz w:val="36"/>
          <w:lang w:val="en-US"/>
        </w:rPr>
      </w:pPr>
    </w:p>
    <w:p w14:paraId="05C9B4E1" w14:textId="77777777" w:rsidR="00E947EE" w:rsidRDefault="00E947EE" w:rsidP="00E947EE">
      <w:pPr>
        <w:jc w:val="center"/>
        <w:rPr>
          <w:sz w:val="36"/>
          <w:lang w:val="en-US"/>
        </w:rPr>
      </w:pPr>
    </w:p>
    <w:p w14:paraId="262CDF8D" w14:textId="77777777" w:rsidR="00E947EE" w:rsidRDefault="00E947EE" w:rsidP="00E947EE">
      <w:pPr>
        <w:jc w:val="center"/>
        <w:rPr>
          <w:sz w:val="36"/>
          <w:lang w:val="en-US"/>
        </w:rPr>
      </w:pPr>
    </w:p>
    <w:p w14:paraId="2288E676" w14:textId="77777777" w:rsidR="00E947EE" w:rsidRDefault="00E947EE" w:rsidP="00E947EE">
      <w:pPr>
        <w:jc w:val="center"/>
        <w:rPr>
          <w:sz w:val="36"/>
          <w:lang w:val="en-US"/>
        </w:rPr>
      </w:pPr>
    </w:p>
    <w:p w14:paraId="78FE0638" w14:textId="77777777" w:rsidR="00E947EE" w:rsidRDefault="00E947EE" w:rsidP="00E947EE">
      <w:pPr>
        <w:jc w:val="center"/>
        <w:rPr>
          <w:sz w:val="36"/>
          <w:lang w:val="en-US"/>
        </w:rPr>
      </w:pPr>
    </w:p>
    <w:p w14:paraId="44418BE1" w14:textId="77777777" w:rsidR="00E947EE" w:rsidRDefault="00E947EE" w:rsidP="00E947EE">
      <w:pPr>
        <w:jc w:val="center"/>
        <w:rPr>
          <w:sz w:val="36"/>
          <w:lang w:val="en-US"/>
        </w:rPr>
      </w:pPr>
    </w:p>
    <w:p w14:paraId="21A00231" w14:textId="19D2A8FD" w:rsidR="00E947EE" w:rsidRDefault="00E947EE" w:rsidP="00E947EE">
      <w:pPr>
        <w:jc w:val="center"/>
        <w:rPr>
          <w:sz w:val="36"/>
          <w:lang w:val="en-US"/>
        </w:rPr>
      </w:pPr>
    </w:p>
    <w:p w14:paraId="41A9ABFB" w14:textId="77777777" w:rsidR="005C34ED" w:rsidRDefault="005C34ED" w:rsidP="00E947EE">
      <w:pPr>
        <w:jc w:val="center"/>
        <w:rPr>
          <w:sz w:val="36"/>
          <w:lang w:val="en-US"/>
        </w:rPr>
      </w:pPr>
    </w:p>
    <w:p w14:paraId="1280E845" w14:textId="77777777" w:rsidR="00E947EE" w:rsidRDefault="00E947EE" w:rsidP="00E947EE">
      <w:pPr>
        <w:jc w:val="center"/>
        <w:rPr>
          <w:sz w:val="36"/>
          <w:lang w:val="en-US"/>
        </w:rPr>
      </w:pPr>
    </w:p>
    <w:p w14:paraId="765B6A11" w14:textId="77777777" w:rsidR="00E947EE" w:rsidRPr="00690CB5" w:rsidRDefault="00E947EE" w:rsidP="00E947EE">
      <w:pPr>
        <w:rPr>
          <w:rFonts w:ascii="Arial" w:hAnsi="Arial" w:cs="Arial"/>
          <w:b/>
          <w:bCs/>
          <w:sz w:val="24"/>
          <w:szCs w:val="24"/>
        </w:rPr>
      </w:pPr>
      <w:r w:rsidRPr="00690CB5">
        <w:rPr>
          <w:rFonts w:ascii="Arial" w:hAnsi="Arial" w:cs="Arial"/>
          <w:b/>
          <w:bCs/>
          <w:sz w:val="24"/>
          <w:szCs w:val="24"/>
        </w:rPr>
        <w:t xml:space="preserve">TABLE </w:t>
      </w:r>
      <w:r>
        <w:rPr>
          <w:rFonts w:ascii="Arial" w:hAnsi="Arial" w:cs="Arial"/>
          <w:b/>
          <w:bCs/>
          <w:sz w:val="24"/>
          <w:szCs w:val="24"/>
        </w:rPr>
        <w:t>OF</w:t>
      </w:r>
      <w:r w:rsidRPr="00690CB5">
        <w:rPr>
          <w:rFonts w:ascii="Arial" w:hAnsi="Arial" w:cs="Arial"/>
          <w:b/>
          <w:bCs/>
          <w:sz w:val="24"/>
          <w:szCs w:val="24"/>
        </w:rPr>
        <w:t xml:space="preserve"> CONTENTS</w:t>
      </w:r>
    </w:p>
    <w:p w14:paraId="2C010790" w14:textId="77777777" w:rsidR="00E947EE" w:rsidRDefault="00E947EE" w:rsidP="00E947EE">
      <w:pPr>
        <w:pStyle w:val="NoSpacing"/>
        <w:spacing w:line="360" w:lineRule="auto"/>
        <w:jc w:val="both"/>
        <w:rPr>
          <w:rFonts w:ascii="Arial" w:hAnsi="Arial" w:cs="Arial"/>
          <w:b/>
          <w:sz w:val="24"/>
          <w:szCs w:val="24"/>
        </w:rPr>
      </w:pPr>
      <w:r>
        <w:rPr>
          <w:rFonts w:ascii="Arial" w:hAnsi="Arial" w:cs="Arial"/>
          <w:b/>
          <w:sz w:val="24"/>
          <w:szCs w:val="24"/>
        </w:rPr>
        <w:t>CHAPTER ONE</w:t>
      </w:r>
      <w:r>
        <w:rPr>
          <w:rFonts w:ascii="Arial" w:hAnsi="Arial" w:cs="Arial"/>
          <w:sz w:val="24"/>
          <w:szCs w:val="24"/>
        </w:rPr>
        <w:t xml:space="preserve">: </w:t>
      </w:r>
      <w:r>
        <w:rPr>
          <w:rFonts w:ascii="Arial" w:hAnsi="Arial" w:cs="Arial"/>
          <w:b/>
          <w:sz w:val="24"/>
          <w:szCs w:val="24"/>
        </w:rPr>
        <w:tab/>
        <w:t>INTRODUCTION</w:t>
      </w:r>
    </w:p>
    <w:p w14:paraId="3E8BDCAE"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Background to the Study</w:t>
      </w:r>
    </w:p>
    <w:p w14:paraId="169DCFFD"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 xml:space="preserve">Statement of the Problem </w:t>
      </w:r>
    </w:p>
    <w:p w14:paraId="3F40C90B" w14:textId="77777777" w:rsidR="00E947EE" w:rsidRDefault="00E947EE"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Aim and Objectives of the Study</w:t>
      </w:r>
    </w:p>
    <w:p w14:paraId="336D8450" w14:textId="3D0544DF" w:rsidR="00E947EE" w:rsidRDefault="00F52485"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Research Questions</w:t>
      </w:r>
    </w:p>
    <w:p w14:paraId="57A0F1A9" w14:textId="58ED2B1A" w:rsidR="00E947EE" w:rsidRPr="00F52485" w:rsidRDefault="00E947EE" w:rsidP="00F52485">
      <w:pPr>
        <w:pStyle w:val="NoSpacing"/>
        <w:numPr>
          <w:ilvl w:val="1"/>
          <w:numId w:val="1"/>
        </w:numPr>
        <w:spacing w:line="360" w:lineRule="auto"/>
        <w:jc w:val="both"/>
        <w:rPr>
          <w:rFonts w:ascii="Arial" w:hAnsi="Arial" w:cs="Arial"/>
          <w:sz w:val="24"/>
          <w:szCs w:val="24"/>
        </w:rPr>
      </w:pPr>
      <w:r>
        <w:rPr>
          <w:rFonts w:ascii="Arial" w:hAnsi="Arial" w:cs="Arial"/>
          <w:sz w:val="24"/>
          <w:szCs w:val="24"/>
        </w:rPr>
        <w:t>Significance of the Study</w:t>
      </w:r>
    </w:p>
    <w:p w14:paraId="5463D25C" w14:textId="218EF879" w:rsidR="00E947EE" w:rsidRDefault="0053626B" w:rsidP="00E947EE">
      <w:pPr>
        <w:pStyle w:val="NoSpacing"/>
        <w:numPr>
          <w:ilvl w:val="1"/>
          <w:numId w:val="1"/>
        </w:numPr>
        <w:spacing w:line="360" w:lineRule="auto"/>
        <w:jc w:val="both"/>
        <w:rPr>
          <w:rFonts w:ascii="Arial" w:hAnsi="Arial" w:cs="Arial"/>
          <w:sz w:val="24"/>
          <w:szCs w:val="24"/>
        </w:rPr>
      </w:pPr>
      <w:r>
        <w:rPr>
          <w:rFonts w:ascii="Arial" w:hAnsi="Arial" w:cs="Arial"/>
          <w:sz w:val="24"/>
          <w:szCs w:val="24"/>
        </w:rPr>
        <w:t>Scope of the Study</w:t>
      </w:r>
    </w:p>
    <w:p w14:paraId="1489F7D4" w14:textId="77777777" w:rsidR="00E947EE" w:rsidRDefault="00E947EE" w:rsidP="00E947EE">
      <w:pPr>
        <w:pStyle w:val="NoSpacing"/>
        <w:jc w:val="both"/>
        <w:rPr>
          <w:rFonts w:ascii="Arial Narrow" w:hAnsi="Arial Narrow" w:cs="Arial"/>
          <w:sz w:val="14"/>
          <w:szCs w:val="24"/>
        </w:rPr>
      </w:pPr>
    </w:p>
    <w:p w14:paraId="0BF542C8" w14:textId="77777777" w:rsidR="00E947EE" w:rsidRDefault="00E947EE" w:rsidP="00E947EE">
      <w:pPr>
        <w:pStyle w:val="NoSpacing"/>
        <w:spacing w:line="360" w:lineRule="auto"/>
        <w:jc w:val="both"/>
        <w:rPr>
          <w:rFonts w:ascii="Arial" w:hAnsi="Arial" w:cs="Arial"/>
          <w:b/>
          <w:sz w:val="24"/>
          <w:szCs w:val="24"/>
        </w:rPr>
      </w:pPr>
      <w:r>
        <w:rPr>
          <w:rFonts w:ascii="Arial" w:hAnsi="Arial" w:cs="Arial"/>
          <w:b/>
          <w:sz w:val="24"/>
          <w:szCs w:val="24"/>
        </w:rPr>
        <w:t>CHAPTER TWO:</w:t>
      </w:r>
      <w:r>
        <w:rPr>
          <w:rFonts w:ascii="Arial" w:hAnsi="Arial" w:cs="Arial"/>
          <w:b/>
          <w:sz w:val="24"/>
          <w:szCs w:val="24"/>
        </w:rPr>
        <w:tab/>
        <w:t>LITERATURE REVIEW</w:t>
      </w:r>
    </w:p>
    <w:p w14:paraId="5B0FA010" w14:textId="77777777" w:rsidR="00E947EE" w:rsidRDefault="00E947EE" w:rsidP="00E947EE">
      <w:pPr>
        <w:pStyle w:val="NoSpacing"/>
        <w:spacing w:line="360" w:lineRule="auto"/>
        <w:jc w:val="both"/>
        <w:rPr>
          <w:rFonts w:ascii="Arial" w:hAnsi="Arial" w:cs="Arial"/>
          <w:sz w:val="24"/>
          <w:szCs w:val="24"/>
        </w:rPr>
      </w:pPr>
      <w:r>
        <w:rPr>
          <w:rFonts w:ascii="Arial Narrow" w:hAnsi="Arial Narrow" w:cs="Arial"/>
          <w:sz w:val="24"/>
          <w:szCs w:val="24"/>
        </w:rPr>
        <w:tab/>
      </w:r>
      <w:r w:rsidR="00B444F2">
        <w:rPr>
          <w:rFonts w:ascii="Arial" w:hAnsi="Arial" w:cs="Arial"/>
          <w:sz w:val="24"/>
          <w:szCs w:val="24"/>
        </w:rPr>
        <w:t>2.1</w:t>
      </w:r>
      <w:r w:rsidR="00B444F2">
        <w:rPr>
          <w:rFonts w:ascii="Arial" w:hAnsi="Arial" w:cs="Arial"/>
          <w:sz w:val="24"/>
          <w:szCs w:val="24"/>
        </w:rPr>
        <w:tab/>
        <w:t>Conceptual Framework</w:t>
      </w:r>
    </w:p>
    <w:p w14:paraId="017C6281" w14:textId="77777777" w:rsidR="00E947EE" w:rsidRDefault="00E947EE" w:rsidP="00E947EE">
      <w:pPr>
        <w:pStyle w:val="NoSpacing"/>
        <w:spacing w:line="360" w:lineRule="auto"/>
        <w:ind w:left="1440" w:hanging="720"/>
        <w:jc w:val="both"/>
        <w:rPr>
          <w:rFonts w:ascii="Arial" w:hAnsi="Arial" w:cs="Arial"/>
          <w:sz w:val="24"/>
          <w:szCs w:val="24"/>
        </w:rPr>
      </w:pPr>
      <w:r>
        <w:rPr>
          <w:rFonts w:ascii="Arial" w:hAnsi="Arial" w:cs="Arial"/>
          <w:sz w:val="24"/>
          <w:szCs w:val="24"/>
        </w:rPr>
        <w:t xml:space="preserve">2.2     Theoretical Framework </w:t>
      </w:r>
    </w:p>
    <w:p w14:paraId="1BDB966E"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2.3</w:t>
      </w:r>
      <w:r>
        <w:rPr>
          <w:rFonts w:ascii="Arial" w:hAnsi="Arial" w:cs="Arial"/>
          <w:sz w:val="24"/>
          <w:szCs w:val="24"/>
        </w:rPr>
        <w:tab/>
        <w:t>Empirical Review (aim, methods, findings of studies if relevant.</w:t>
      </w:r>
    </w:p>
    <w:p w14:paraId="5226A9D7" w14:textId="77777777" w:rsidR="00E947EE" w:rsidRDefault="00E947EE" w:rsidP="00E947EE">
      <w:pPr>
        <w:pStyle w:val="NoSpacing"/>
        <w:ind w:left="720" w:hanging="720"/>
        <w:jc w:val="both"/>
        <w:rPr>
          <w:rFonts w:ascii="Arial" w:hAnsi="Arial" w:cs="Arial"/>
          <w:sz w:val="14"/>
          <w:szCs w:val="24"/>
        </w:rPr>
      </w:pPr>
    </w:p>
    <w:p w14:paraId="304E8512"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2.4</w:t>
      </w:r>
      <w:r>
        <w:rPr>
          <w:rFonts w:ascii="Arial" w:hAnsi="Arial" w:cs="Arial"/>
          <w:sz w:val="24"/>
          <w:szCs w:val="24"/>
        </w:rPr>
        <w:tab/>
        <w:t>Periodization of existing literatur</w:t>
      </w:r>
      <w:r w:rsidR="00B444F2">
        <w:rPr>
          <w:rFonts w:ascii="Arial" w:hAnsi="Arial" w:cs="Arial"/>
          <w:sz w:val="24"/>
          <w:szCs w:val="24"/>
        </w:rPr>
        <w:t>e/stylistic development /genres</w:t>
      </w:r>
    </w:p>
    <w:p w14:paraId="4F53CB2B" w14:textId="77777777" w:rsidR="00E947EE" w:rsidRDefault="00E947EE" w:rsidP="00E947EE">
      <w:pPr>
        <w:pStyle w:val="NoSpacing"/>
        <w:ind w:left="720" w:hanging="720"/>
        <w:jc w:val="both"/>
        <w:rPr>
          <w:rFonts w:ascii="Arial" w:hAnsi="Arial" w:cs="Arial"/>
          <w:sz w:val="12"/>
          <w:szCs w:val="24"/>
        </w:rPr>
      </w:pPr>
    </w:p>
    <w:p w14:paraId="5CA62356" w14:textId="77777777" w:rsidR="00E947EE" w:rsidRDefault="00E947EE" w:rsidP="00E947EE">
      <w:pPr>
        <w:pStyle w:val="NoSpacing"/>
        <w:ind w:left="720" w:hanging="720"/>
        <w:jc w:val="both"/>
        <w:rPr>
          <w:rFonts w:ascii="Arial" w:hAnsi="Arial" w:cs="Arial"/>
          <w:sz w:val="24"/>
          <w:szCs w:val="24"/>
        </w:rPr>
      </w:pPr>
      <w:r>
        <w:rPr>
          <w:rFonts w:ascii="Arial" w:hAnsi="Arial" w:cs="Arial"/>
          <w:sz w:val="24"/>
          <w:szCs w:val="24"/>
        </w:rPr>
        <w:tab/>
        <w:t>2.5</w:t>
      </w:r>
      <w:r>
        <w:rPr>
          <w:rFonts w:ascii="Arial" w:hAnsi="Arial" w:cs="Arial"/>
          <w:sz w:val="24"/>
          <w:szCs w:val="24"/>
        </w:rPr>
        <w:tab/>
        <w:t>Gap Identification.</w:t>
      </w:r>
    </w:p>
    <w:p w14:paraId="6CA6779A" w14:textId="77777777" w:rsidR="00E947EE" w:rsidRDefault="00E947EE" w:rsidP="00E947EE">
      <w:pPr>
        <w:pStyle w:val="NoSpacing"/>
        <w:jc w:val="both"/>
        <w:rPr>
          <w:rFonts w:ascii="Arial" w:hAnsi="Arial" w:cs="Arial"/>
          <w:sz w:val="24"/>
          <w:szCs w:val="24"/>
        </w:rPr>
      </w:pPr>
    </w:p>
    <w:p w14:paraId="49473539" w14:textId="77777777" w:rsidR="00E947EE" w:rsidRDefault="00D75679" w:rsidP="00E947EE">
      <w:pPr>
        <w:pStyle w:val="NoSpacing"/>
        <w:spacing w:line="360" w:lineRule="auto"/>
        <w:ind w:left="720" w:hanging="720"/>
        <w:jc w:val="both"/>
        <w:rPr>
          <w:rFonts w:ascii="Arial" w:hAnsi="Arial" w:cs="Arial"/>
          <w:b/>
          <w:sz w:val="24"/>
          <w:szCs w:val="24"/>
        </w:rPr>
      </w:pPr>
      <w:r>
        <w:rPr>
          <w:rFonts w:ascii="Arial" w:hAnsi="Arial" w:cs="Arial"/>
          <w:b/>
          <w:sz w:val="24"/>
          <w:szCs w:val="24"/>
        </w:rPr>
        <w:t xml:space="preserve">CHAPTER THREE:  </w:t>
      </w:r>
      <w:r w:rsidR="00E947EE">
        <w:rPr>
          <w:rFonts w:ascii="Arial" w:hAnsi="Arial" w:cs="Arial"/>
          <w:b/>
          <w:sz w:val="24"/>
          <w:szCs w:val="24"/>
        </w:rPr>
        <w:t>METHODOLOGY (MATERIALS AND METHODS)</w:t>
      </w:r>
    </w:p>
    <w:p w14:paraId="4BD1A34C" w14:textId="77777777" w:rsidR="00E947EE" w:rsidRDefault="00E947EE" w:rsidP="00E947EE">
      <w:pPr>
        <w:pStyle w:val="NoSpacing"/>
        <w:spacing w:line="360" w:lineRule="auto"/>
        <w:ind w:left="720" w:hanging="720"/>
        <w:jc w:val="both"/>
        <w:rPr>
          <w:rFonts w:ascii="Arial" w:hAnsi="Arial" w:cs="Arial"/>
          <w:sz w:val="26"/>
          <w:szCs w:val="28"/>
        </w:rPr>
      </w:pPr>
      <w:r>
        <w:rPr>
          <w:rFonts w:ascii="Arial Narrow" w:hAnsi="Arial Narrow" w:cs="Arial"/>
          <w:sz w:val="24"/>
          <w:szCs w:val="24"/>
        </w:rPr>
        <w:tab/>
      </w:r>
      <w:r>
        <w:rPr>
          <w:rFonts w:ascii="Arial" w:hAnsi="Arial" w:cs="Arial"/>
          <w:sz w:val="26"/>
          <w:szCs w:val="28"/>
        </w:rPr>
        <w:t>3.1</w:t>
      </w:r>
      <w:r>
        <w:rPr>
          <w:rFonts w:ascii="Arial" w:hAnsi="Arial" w:cs="Arial"/>
          <w:sz w:val="26"/>
          <w:szCs w:val="28"/>
        </w:rPr>
        <w:tab/>
        <w:t>Research Design</w:t>
      </w:r>
    </w:p>
    <w:p w14:paraId="44728169"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3.2</w:t>
      </w:r>
      <w:r>
        <w:rPr>
          <w:rFonts w:ascii="Arial" w:hAnsi="Arial" w:cs="Arial"/>
          <w:sz w:val="26"/>
          <w:szCs w:val="28"/>
        </w:rPr>
        <w:tab/>
        <w:t xml:space="preserve">Study Area </w:t>
      </w:r>
    </w:p>
    <w:p w14:paraId="77DB7B13"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3.3</w:t>
      </w:r>
      <w:r>
        <w:rPr>
          <w:rFonts w:ascii="Arial" w:hAnsi="Arial" w:cs="Arial"/>
          <w:sz w:val="26"/>
          <w:szCs w:val="28"/>
        </w:rPr>
        <w:tab/>
        <w:t xml:space="preserve">Population </w:t>
      </w:r>
      <w:r w:rsidR="00B444F2">
        <w:rPr>
          <w:rFonts w:ascii="Arial" w:hAnsi="Arial" w:cs="Arial"/>
          <w:sz w:val="26"/>
          <w:szCs w:val="28"/>
        </w:rPr>
        <w:t>of the</w:t>
      </w:r>
      <w:r>
        <w:rPr>
          <w:rFonts w:ascii="Arial" w:hAnsi="Arial" w:cs="Arial"/>
          <w:sz w:val="26"/>
          <w:szCs w:val="28"/>
        </w:rPr>
        <w:t xml:space="preserve"> study </w:t>
      </w:r>
    </w:p>
    <w:p w14:paraId="3A0D7141" w14:textId="77777777" w:rsidR="00E947EE" w:rsidRDefault="00E947EE" w:rsidP="00E947EE">
      <w:pPr>
        <w:pStyle w:val="NoSpacing"/>
        <w:spacing w:line="360" w:lineRule="auto"/>
        <w:ind w:left="720"/>
        <w:jc w:val="both"/>
        <w:rPr>
          <w:rFonts w:ascii="Arial" w:hAnsi="Arial" w:cs="Arial"/>
          <w:sz w:val="26"/>
          <w:szCs w:val="28"/>
        </w:rPr>
      </w:pPr>
      <w:r>
        <w:rPr>
          <w:rFonts w:ascii="Arial" w:hAnsi="Arial" w:cs="Arial"/>
          <w:sz w:val="26"/>
          <w:szCs w:val="28"/>
        </w:rPr>
        <w:t>3.4</w:t>
      </w:r>
      <w:r>
        <w:rPr>
          <w:rFonts w:ascii="Arial" w:hAnsi="Arial" w:cs="Arial"/>
          <w:sz w:val="26"/>
          <w:szCs w:val="28"/>
        </w:rPr>
        <w:tab/>
        <w:t xml:space="preserve">Sample(s) and Sampling Techniques </w:t>
      </w:r>
    </w:p>
    <w:p w14:paraId="30BE8D13" w14:textId="77777777" w:rsidR="00E947EE" w:rsidRDefault="00E947EE" w:rsidP="00E947EE">
      <w:pPr>
        <w:pStyle w:val="NoSpacing"/>
        <w:spacing w:line="360" w:lineRule="auto"/>
        <w:ind w:left="720" w:hanging="720"/>
        <w:jc w:val="both"/>
        <w:rPr>
          <w:rFonts w:ascii="Arial" w:hAnsi="Arial" w:cs="Arial"/>
          <w:sz w:val="26"/>
          <w:szCs w:val="28"/>
        </w:rPr>
      </w:pPr>
      <w:r>
        <w:rPr>
          <w:rFonts w:ascii="Arial Narrow" w:hAnsi="Arial Narrow" w:cs="Arial"/>
          <w:sz w:val="26"/>
          <w:szCs w:val="28"/>
        </w:rPr>
        <w:tab/>
      </w:r>
      <w:r>
        <w:rPr>
          <w:rFonts w:ascii="Arial" w:hAnsi="Arial" w:cs="Arial"/>
          <w:sz w:val="26"/>
          <w:szCs w:val="28"/>
        </w:rPr>
        <w:t>3.5</w:t>
      </w:r>
      <w:r>
        <w:rPr>
          <w:rFonts w:ascii="Arial" w:hAnsi="Arial" w:cs="Arial"/>
          <w:sz w:val="26"/>
          <w:szCs w:val="28"/>
        </w:rPr>
        <w:tab/>
        <w:t xml:space="preserve">Nature/Sources of Data – Primary/Secondary </w:t>
      </w:r>
    </w:p>
    <w:p w14:paraId="1936F02A"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3.6</w:t>
      </w:r>
      <w:r>
        <w:rPr>
          <w:rFonts w:ascii="Arial" w:hAnsi="Arial" w:cs="Arial"/>
          <w:sz w:val="26"/>
          <w:szCs w:val="28"/>
        </w:rPr>
        <w:tab/>
        <w:t xml:space="preserve">Methods of Data Collection/Instrumentation </w:t>
      </w:r>
    </w:p>
    <w:p w14:paraId="6BA84210" w14:textId="77777777" w:rsidR="00E947EE" w:rsidRDefault="00E947EE" w:rsidP="00E947EE">
      <w:pPr>
        <w:pStyle w:val="NoSpacing"/>
        <w:tabs>
          <w:tab w:val="left" w:pos="720"/>
          <w:tab w:val="left" w:pos="1537"/>
        </w:tabs>
        <w:spacing w:line="360" w:lineRule="auto"/>
        <w:ind w:left="720" w:hanging="720"/>
        <w:jc w:val="both"/>
        <w:rPr>
          <w:rFonts w:ascii="Arial" w:hAnsi="Arial" w:cs="Arial"/>
          <w:sz w:val="26"/>
          <w:szCs w:val="28"/>
        </w:rPr>
      </w:pPr>
      <w:r>
        <w:rPr>
          <w:rFonts w:ascii="Arial" w:hAnsi="Arial" w:cs="Arial"/>
          <w:sz w:val="26"/>
          <w:szCs w:val="28"/>
        </w:rPr>
        <w:tab/>
        <w:t xml:space="preserve">3.7     Validity/Reliability of Instrument </w:t>
      </w:r>
    </w:p>
    <w:p w14:paraId="30FB529B" w14:textId="77777777" w:rsidR="00E947EE" w:rsidRDefault="00E947EE" w:rsidP="00E947EE">
      <w:pPr>
        <w:pStyle w:val="NoSpacing"/>
        <w:spacing w:line="360" w:lineRule="auto"/>
        <w:ind w:left="720" w:hanging="720"/>
        <w:jc w:val="both"/>
        <w:rPr>
          <w:rFonts w:ascii="Arial" w:hAnsi="Arial" w:cs="Arial"/>
          <w:sz w:val="26"/>
          <w:szCs w:val="28"/>
        </w:rPr>
      </w:pPr>
      <w:r>
        <w:rPr>
          <w:rFonts w:ascii="Arial" w:hAnsi="Arial" w:cs="Arial"/>
          <w:sz w:val="26"/>
          <w:szCs w:val="28"/>
        </w:rPr>
        <w:tab/>
        <w:t>3.8</w:t>
      </w:r>
      <w:r>
        <w:rPr>
          <w:rFonts w:ascii="Arial" w:hAnsi="Arial" w:cs="Arial"/>
          <w:sz w:val="26"/>
          <w:szCs w:val="28"/>
        </w:rPr>
        <w:tab/>
        <w:t>Methods of Data Analysis</w:t>
      </w:r>
    </w:p>
    <w:p w14:paraId="349CC246" w14:textId="77777777" w:rsidR="00E947EE" w:rsidRDefault="00E947EE" w:rsidP="00E947EE">
      <w:pPr>
        <w:pStyle w:val="NoSpacing"/>
        <w:ind w:left="720" w:hanging="720"/>
        <w:jc w:val="both"/>
        <w:rPr>
          <w:rFonts w:ascii="Arial" w:hAnsi="Arial" w:cs="Arial"/>
          <w:sz w:val="26"/>
          <w:szCs w:val="28"/>
        </w:rPr>
      </w:pPr>
      <w:r>
        <w:rPr>
          <w:rFonts w:ascii="Arial" w:hAnsi="Arial" w:cs="Arial"/>
          <w:sz w:val="26"/>
          <w:szCs w:val="28"/>
        </w:rPr>
        <w:tab/>
        <w:t xml:space="preserve">3.9     Ethical Approval </w:t>
      </w:r>
    </w:p>
    <w:p w14:paraId="7CD5D995" w14:textId="77777777" w:rsidR="00E947EE" w:rsidRDefault="00E947EE" w:rsidP="00E947EE">
      <w:pPr>
        <w:rPr>
          <w:ins w:id="3" w:author="ESTHER" w:date="2026-01-08T14:59:00Z" w16du:dateUtc="2026-01-08T10:59:00Z"/>
        </w:rPr>
      </w:pPr>
    </w:p>
    <w:p w14:paraId="657F1086" w14:textId="77777777" w:rsidR="00E02FC4" w:rsidRDefault="00E02FC4" w:rsidP="00E02FC4">
      <w:pPr>
        <w:pStyle w:val="NoSpacing"/>
        <w:spacing w:line="360" w:lineRule="auto"/>
        <w:ind w:left="720" w:hanging="720"/>
        <w:jc w:val="both"/>
        <w:rPr>
          <w:ins w:id="4" w:author="ESTHER" w:date="2026-01-08T14:59:00Z" w16du:dateUtc="2026-01-08T10:59:00Z"/>
          <w:rFonts w:ascii="Arial" w:hAnsi="Arial" w:cs="Arial"/>
          <w:b/>
          <w:sz w:val="24"/>
          <w:szCs w:val="24"/>
        </w:rPr>
      </w:pPr>
      <w:ins w:id="5" w:author="ESTHER" w:date="2026-01-08T14:59:00Z" w16du:dateUtc="2026-01-08T10:59:00Z">
        <w:r>
          <w:rPr>
            <w:rFonts w:ascii="Arial" w:hAnsi="Arial" w:cs="Arial"/>
            <w:b/>
            <w:sz w:val="24"/>
            <w:szCs w:val="24"/>
          </w:rPr>
          <w:t>CHAPTER FOUR:</w:t>
        </w:r>
        <w:r>
          <w:rPr>
            <w:rFonts w:ascii="Arial" w:hAnsi="Arial" w:cs="Arial"/>
            <w:b/>
            <w:sz w:val="24"/>
            <w:szCs w:val="24"/>
          </w:rPr>
          <w:tab/>
          <w:t>RESULTS AND DISCUSSION</w:t>
        </w:r>
      </w:ins>
    </w:p>
    <w:p w14:paraId="56A9D944" w14:textId="77777777" w:rsidR="00E02FC4" w:rsidRDefault="00E02FC4" w:rsidP="00E02FC4">
      <w:pPr>
        <w:pStyle w:val="NoSpacing"/>
        <w:spacing w:line="360" w:lineRule="auto"/>
        <w:ind w:left="720" w:hanging="720"/>
        <w:jc w:val="both"/>
        <w:rPr>
          <w:ins w:id="6" w:author="ESTHER" w:date="2026-01-08T14:59:00Z" w16du:dateUtc="2026-01-08T10:59:00Z"/>
          <w:rFonts w:ascii="Arial" w:hAnsi="Arial" w:cs="Arial"/>
          <w:sz w:val="24"/>
          <w:szCs w:val="24"/>
        </w:rPr>
      </w:pPr>
      <w:ins w:id="7" w:author="ESTHER" w:date="2026-01-08T14:59:00Z" w16du:dateUtc="2026-01-08T10:59:00Z">
        <w:r>
          <w:rPr>
            <w:rFonts w:ascii="Arial" w:hAnsi="Arial" w:cs="Arial"/>
            <w:sz w:val="24"/>
            <w:szCs w:val="24"/>
          </w:rPr>
          <w:tab/>
          <w:t>4.1</w:t>
        </w:r>
        <w:r>
          <w:rPr>
            <w:rFonts w:ascii="Arial" w:hAnsi="Arial" w:cs="Arial"/>
            <w:sz w:val="24"/>
            <w:szCs w:val="24"/>
          </w:rPr>
          <w:tab/>
          <w:t>Results and Analysis (Addressing objectives and hypotheses (</w:t>
        </w:r>
        <w:proofErr w:type="gramStart"/>
        <w:r>
          <w:rPr>
            <w:rFonts w:ascii="Arial" w:hAnsi="Arial" w:cs="Arial"/>
            <w:sz w:val="24"/>
            <w:szCs w:val="24"/>
          </w:rPr>
          <w:t>where</w:t>
        </w:r>
        <w:proofErr w:type="gramEnd"/>
        <w:r>
          <w:rPr>
            <w:rFonts w:ascii="Arial" w:hAnsi="Arial" w:cs="Arial"/>
            <w:sz w:val="24"/>
            <w:szCs w:val="24"/>
          </w:rPr>
          <w:t xml:space="preserve"> </w:t>
        </w:r>
      </w:ins>
    </w:p>
    <w:p w14:paraId="4D00F7D2" w14:textId="77777777" w:rsidR="00E02FC4" w:rsidRDefault="00E02FC4" w:rsidP="00E02FC4">
      <w:pPr>
        <w:pStyle w:val="NoSpacing"/>
        <w:spacing w:line="360" w:lineRule="auto"/>
        <w:ind w:left="720" w:firstLine="720"/>
        <w:jc w:val="both"/>
        <w:rPr>
          <w:ins w:id="8" w:author="ESTHER" w:date="2026-01-08T14:59:00Z" w16du:dateUtc="2026-01-08T10:59:00Z"/>
          <w:rFonts w:ascii="Arial" w:hAnsi="Arial" w:cs="Arial"/>
          <w:sz w:val="24"/>
          <w:szCs w:val="24"/>
        </w:rPr>
      </w:pPr>
      <w:ins w:id="9" w:author="ESTHER" w:date="2026-01-08T14:59:00Z" w16du:dateUtc="2026-01-08T10:59:00Z">
        <w:r>
          <w:rPr>
            <w:rFonts w:ascii="Arial" w:hAnsi="Arial" w:cs="Arial"/>
            <w:sz w:val="24"/>
            <w:szCs w:val="24"/>
          </w:rPr>
          <w:t>necessary, substantiated with tables, figures, plates, theorems)</w:t>
        </w:r>
      </w:ins>
    </w:p>
    <w:p w14:paraId="392FFF44" w14:textId="77777777" w:rsidR="00E02FC4" w:rsidRDefault="00E02FC4" w:rsidP="00E02FC4">
      <w:pPr>
        <w:pStyle w:val="NoSpacing"/>
        <w:spacing w:line="360" w:lineRule="auto"/>
        <w:ind w:left="720" w:hanging="720"/>
        <w:jc w:val="both"/>
        <w:rPr>
          <w:ins w:id="10" w:author="ESTHER" w:date="2026-01-08T14:59:00Z" w16du:dateUtc="2026-01-08T10:59:00Z"/>
          <w:rFonts w:ascii="Arial" w:hAnsi="Arial" w:cs="Arial"/>
          <w:sz w:val="24"/>
          <w:szCs w:val="24"/>
        </w:rPr>
      </w:pPr>
      <w:ins w:id="11" w:author="ESTHER" w:date="2026-01-08T14:59:00Z" w16du:dateUtc="2026-01-08T10:59:00Z">
        <w:r>
          <w:rPr>
            <w:rFonts w:ascii="Arial" w:hAnsi="Arial" w:cs="Arial"/>
            <w:szCs w:val="24"/>
          </w:rPr>
          <w:lastRenderedPageBreak/>
          <w:tab/>
          <w:t>4.2</w:t>
        </w:r>
        <w:r>
          <w:rPr>
            <w:rFonts w:ascii="Arial" w:hAnsi="Arial" w:cs="Arial"/>
            <w:szCs w:val="24"/>
          </w:rPr>
          <w:tab/>
        </w:r>
        <w:r>
          <w:rPr>
            <w:rFonts w:ascii="Arial" w:hAnsi="Arial" w:cs="Arial"/>
            <w:sz w:val="24"/>
            <w:szCs w:val="24"/>
          </w:rPr>
          <w:t>Discussion of Findings</w:t>
        </w:r>
      </w:ins>
    </w:p>
    <w:p w14:paraId="0160B497" w14:textId="77777777" w:rsidR="00E02FC4" w:rsidRDefault="00E02FC4" w:rsidP="00E02FC4">
      <w:pPr>
        <w:pStyle w:val="NoSpacing"/>
        <w:jc w:val="both"/>
        <w:rPr>
          <w:ins w:id="12" w:author="ESTHER" w:date="2026-01-08T14:59:00Z" w16du:dateUtc="2026-01-08T10:59:00Z"/>
          <w:rFonts w:ascii="Arial Narrow" w:hAnsi="Arial Narrow" w:cs="Arial"/>
          <w:sz w:val="8"/>
          <w:szCs w:val="24"/>
        </w:rPr>
      </w:pPr>
    </w:p>
    <w:p w14:paraId="75FCB302" w14:textId="77777777" w:rsidR="00E02FC4" w:rsidRDefault="00E02FC4" w:rsidP="00E02FC4">
      <w:pPr>
        <w:pStyle w:val="NoSpacing"/>
        <w:spacing w:line="360" w:lineRule="auto"/>
        <w:jc w:val="both"/>
        <w:rPr>
          <w:ins w:id="13" w:author="ESTHER" w:date="2026-01-08T14:59:00Z" w16du:dateUtc="2026-01-08T10:59:00Z"/>
          <w:rFonts w:ascii="Arial" w:hAnsi="Arial" w:cs="Arial"/>
          <w:b/>
          <w:sz w:val="24"/>
          <w:szCs w:val="24"/>
        </w:rPr>
      </w:pPr>
      <w:ins w:id="14" w:author="ESTHER" w:date="2026-01-08T14:59:00Z" w16du:dateUtc="2026-01-08T10:59:00Z">
        <w:r>
          <w:rPr>
            <w:rFonts w:ascii="Arial" w:hAnsi="Arial" w:cs="Arial"/>
            <w:b/>
            <w:sz w:val="24"/>
            <w:szCs w:val="24"/>
          </w:rPr>
          <w:t>CHAPTER FIVE:</w:t>
        </w:r>
        <w:r>
          <w:rPr>
            <w:rFonts w:ascii="Arial" w:hAnsi="Arial" w:cs="Arial"/>
            <w:b/>
            <w:sz w:val="24"/>
            <w:szCs w:val="24"/>
          </w:rPr>
          <w:tab/>
          <w:t>SUMMARY, CONCLUSIONS AND RECOMMENDATIONS</w:t>
        </w:r>
      </w:ins>
    </w:p>
    <w:p w14:paraId="7A6C4FBB" w14:textId="77777777" w:rsidR="00E02FC4" w:rsidRDefault="00E02FC4" w:rsidP="00E02FC4">
      <w:pPr>
        <w:pStyle w:val="NoSpacing"/>
        <w:ind w:left="1440" w:hanging="720"/>
        <w:jc w:val="both"/>
        <w:rPr>
          <w:ins w:id="15" w:author="ESTHER" w:date="2026-01-08T14:59:00Z" w16du:dateUtc="2026-01-08T10:59:00Z"/>
          <w:rFonts w:ascii="Arial" w:hAnsi="Arial" w:cs="Arial"/>
          <w:sz w:val="26"/>
          <w:szCs w:val="28"/>
        </w:rPr>
      </w:pPr>
      <w:ins w:id="16" w:author="ESTHER" w:date="2026-01-08T14:59:00Z" w16du:dateUtc="2026-01-08T10:59:00Z">
        <w:r>
          <w:rPr>
            <w:rFonts w:ascii="Arial" w:hAnsi="Arial" w:cs="Arial"/>
            <w:sz w:val="28"/>
            <w:szCs w:val="28"/>
          </w:rPr>
          <w:t>5.1</w:t>
        </w:r>
        <w:r>
          <w:rPr>
            <w:rFonts w:ascii="Arial" w:hAnsi="Arial" w:cs="Arial"/>
            <w:sz w:val="28"/>
            <w:szCs w:val="28"/>
          </w:rPr>
          <w:tab/>
        </w:r>
        <w:r>
          <w:rPr>
            <w:rFonts w:ascii="Arial" w:hAnsi="Arial" w:cs="Arial"/>
            <w:sz w:val="26"/>
            <w:szCs w:val="28"/>
          </w:rPr>
          <w:t>Summary of Findings</w:t>
        </w:r>
      </w:ins>
    </w:p>
    <w:p w14:paraId="283BB5FE" w14:textId="77777777" w:rsidR="00E02FC4" w:rsidRDefault="00E02FC4" w:rsidP="00E02FC4">
      <w:pPr>
        <w:pStyle w:val="NoSpacing"/>
        <w:ind w:left="1440" w:hanging="720"/>
        <w:jc w:val="both"/>
        <w:rPr>
          <w:ins w:id="17" w:author="ESTHER" w:date="2026-01-08T14:59:00Z" w16du:dateUtc="2026-01-08T10:59:00Z"/>
          <w:rFonts w:ascii="Arial" w:hAnsi="Arial" w:cs="Arial"/>
          <w:sz w:val="14"/>
          <w:szCs w:val="28"/>
        </w:rPr>
      </w:pPr>
    </w:p>
    <w:p w14:paraId="15C18AE5" w14:textId="77777777" w:rsidR="00E02FC4" w:rsidRDefault="00E02FC4" w:rsidP="00E02FC4">
      <w:pPr>
        <w:pStyle w:val="NoSpacing"/>
        <w:spacing w:line="360" w:lineRule="auto"/>
        <w:jc w:val="both"/>
        <w:rPr>
          <w:ins w:id="18" w:author="ESTHER" w:date="2026-01-08T14:59:00Z" w16du:dateUtc="2026-01-08T10:59:00Z"/>
          <w:rFonts w:ascii="Arial" w:hAnsi="Arial" w:cs="Arial"/>
          <w:sz w:val="26"/>
          <w:szCs w:val="28"/>
        </w:rPr>
      </w:pPr>
      <w:ins w:id="19" w:author="ESTHER" w:date="2026-01-08T14:59:00Z" w16du:dateUtc="2026-01-08T10:59:00Z">
        <w:r>
          <w:rPr>
            <w:rFonts w:ascii="Arial" w:hAnsi="Arial" w:cs="Arial"/>
            <w:sz w:val="26"/>
            <w:szCs w:val="28"/>
          </w:rPr>
          <w:tab/>
          <w:t>5.2</w:t>
        </w:r>
        <w:r>
          <w:rPr>
            <w:rFonts w:ascii="Arial" w:hAnsi="Arial" w:cs="Arial"/>
            <w:sz w:val="26"/>
            <w:szCs w:val="28"/>
          </w:rPr>
          <w:tab/>
          <w:t>Limitations (if applicable)</w:t>
        </w:r>
      </w:ins>
    </w:p>
    <w:p w14:paraId="3CFA40D1" w14:textId="77777777" w:rsidR="00E02FC4" w:rsidRDefault="00E02FC4" w:rsidP="00E02FC4">
      <w:pPr>
        <w:pStyle w:val="NoSpacing"/>
        <w:spacing w:line="360" w:lineRule="auto"/>
        <w:jc w:val="both"/>
        <w:rPr>
          <w:ins w:id="20" w:author="ESTHER" w:date="2026-01-08T14:59:00Z" w16du:dateUtc="2026-01-08T10:59:00Z"/>
          <w:rFonts w:ascii="Arial" w:hAnsi="Arial" w:cs="Arial"/>
          <w:sz w:val="26"/>
          <w:szCs w:val="28"/>
          <w:lang w:val="en-US"/>
        </w:rPr>
      </w:pPr>
      <w:ins w:id="21" w:author="ESTHER" w:date="2026-01-08T14:59:00Z" w16du:dateUtc="2026-01-08T10:59:00Z">
        <w:r>
          <w:rPr>
            <w:rFonts w:ascii="Arial" w:hAnsi="Arial" w:cs="Arial"/>
            <w:sz w:val="26"/>
            <w:szCs w:val="28"/>
          </w:rPr>
          <w:tab/>
          <w:t>5.3</w:t>
        </w:r>
        <w:r>
          <w:rPr>
            <w:rFonts w:ascii="Arial" w:hAnsi="Arial" w:cs="Arial"/>
            <w:sz w:val="26"/>
            <w:szCs w:val="28"/>
          </w:rPr>
          <w:tab/>
          <w:t>Conclusion</w:t>
        </w:r>
        <w:r>
          <w:rPr>
            <w:rFonts w:ascii="Arial" w:hAnsi="Arial" w:cs="Arial"/>
            <w:sz w:val="26"/>
            <w:szCs w:val="28"/>
            <w:lang w:val="en-US"/>
          </w:rPr>
          <w:t xml:space="preserve"> (s)</w:t>
        </w:r>
      </w:ins>
    </w:p>
    <w:p w14:paraId="679572A8" w14:textId="77777777" w:rsidR="00E02FC4" w:rsidRDefault="00E02FC4" w:rsidP="00E02FC4">
      <w:pPr>
        <w:pStyle w:val="NoSpacing"/>
        <w:jc w:val="both"/>
        <w:rPr>
          <w:ins w:id="22" w:author="ESTHER" w:date="2026-01-08T14:59:00Z" w16du:dateUtc="2026-01-08T10:59:00Z"/>
          <w:rFonts w:ascii="Arial" w:hAnsi="Arial" w:cs="Arial"/>
          <w:sz w:val="26"/>
          <w:szCs w:val="28"/>
        </w:rPr>
      </w:pPr>
      <w:ins w:id="23" w:author="ESTHER" w:date="2026-01-08T14:59:00Z" w16du:dateUtc="2026-01-08T10:59:00Z">
        <w:r>
          <w:rPr>
            <w:rFonts w:ascii="Arial" w:hAnsi="Arial" w:cs="Arial"/>
            <w:sz w:val="26"/>
            <w:szCs w:val="28"/>
          </w:rPr>
          <w:tab/>
          <w:t>5.4</w:t>
        </w:r>
        <w:r>
          <w:rPr>
            <w:rFonts w:ascii="Arial" w:hAnsi="Arial" w:cs="Arial"/>
            <w:sz w:val="26"/>
            <w:szCs w:val="28"/>
          </w:rPr>
          <w:tab/>
          <w:t>Recommendations</w:t>
        </w:r>
      </w:ins>
    </w:p>
    <w:p w14:paraId="6B5C83FA" w14:textId="77777777" w:rsidR="00E02FC4" w:rsidRDefault="00E02FC4" w:rsidP="00E02FC4">
      <w:pPr>
        <w:pStyle w:val="NoSpacing"/>
        <w:jc w:val="both"/>
        <w:rPr>
          <w:ins w:id="24" w:author="ESTHER" w:date="2026-01-08T14:59:00Z" w16du:dateUtc="2026-01-08T10:59:00Z"/>
          <w:rFonts w:ascii="Arial" w:hAnsi="Arial" w:cs="Arial"/>
          <w:sz w:val="26"/>
          <w:szCs w:val="28"/>
        </w:rPr>
      </w:pPr>
    </w:p>
    <w:p w14:paraId="573FEBB4" w14:textId="77777777" w:rsidR="00E02FC4" w:rsidRDefault="00E02FC4" w:rsidP="00E02FC4">
      <w:pPr>
        <w:pStyle w:val="NoSpacing"/>
        <w:jc w:val="both"/>
        <w:rPr>
          <w:ins w:id="25" w:author="ESTHER" w:date="2026-01-08T14:59:00Z" w16du:dateUtc="2026-01-08T10:59:00Z"/>
          <w:rFonts w:ascii="Arial" w:hAnsi="Arial" w:cs="Arial"/>
          <w:sz w:val="26"/>
          <w:szCs w:val="28"/>
        </w:rPr>
      </w:pPr>
      <w:ins w:id="26" w:author="ESTHER" w:date="2026-01-08T14:59:00Z" w16du:dateUtc="2026-01-08T10:59:00Z">
        <w:r>
          <w:rPr>
            <w:rFonts w:ascii="Arial" w:hAnsi="Arial" w:cs="Arial"/>
            <w:sz w:val="26"/>
            <w:szCs w:val="28"/>
          </w:rPr>
          <w:tab/>
          <w:t>5.5</w:t>
        </w:r>
        <w:r>
          <w:rPr>
            <w:rFonts w:ascii="Arial" w:hAnsi="Arial" w:cs="Arial"/>
            <w:sz w:val="26"/>
            <w:szCs w:val="28"/>
          </w:rPr>
          <w:tab/>
          <w:t xml:space="preserve">Contributions to knowledge (preferably, Original, Novel and Specific </w:t>
        </w:r>
      </w:ins>
    </w:p>
    <w:p w14:paraId="4A424928" w14:textId="77777777" w:rsidR="00E02FC4" w:rsidRDefault="00E02FC4" w:rsidP="00E02FC4">
      <w:pPr>
        <w:pStyle w:val="NoSpacing"/>
        <w:jc w:val="both"/>
        <w:rPr>
          <w:ins w:id="27" w:author="ESTHER" w:date="2026-01-08T14:59:00Z" w16du:dateUtc="2026-01-08T10:59:00Z"/>
          <w:rFonts w:ascii="Arial" w:hAnsi="Arial" w:cs="Arial"/>
          <w:sz w:val="26"/>
          <w:szCs w:val="28"/>
        </w:rPr>
      </w:pPr>
      <w:ins w:id="28" w:author="ESTHER" w:date="2026-01-08T14:59:00Z" w16du:dateUtc="2026-01-08T10:59:00Z">
        <w:r>
          <w:rPr>
            <w:rFonts w:ascii="Arial" w:hAnsi="Arial" w:cs="Arial"/>
            <w:sz w:val="26"/>
            <w:szCs w:val="28"/>
          </w:rPr>
          <w:t xml:space="preserve">                  Enumerations from the work)</w:t>
        </w:r>
      </w:ins>
    </w:p>
    <w:p w14:paraId="58F99BD9" w14:textId="77777777" w:rsidR="00E02FC4" w:rsidRDefault="00E02FC4" w:rsidP="00E947EE"/>
    <w:p w14:paraId="33092762" w14:textId="45AED13D" w:rsidR="00E947EE" w:rsidRPr="00690CB5" w:rsidDel="00E02FC4" w:rsidRDefault="00E947EE" w:rsidP="00E947EE">
      <w:pPr>
        <w:rPr>
          <w:moveFrom w:id="29" w:author="ESTHER" w:date="2026-01-08T15:00:00Z" w16du:dateUtc="2026-01-08T11:00:00Z"/>
          <w:rFonts w:ascii="Arial Black" w:hAnsi="Arial Black"/>
          <w:sz w:val="24"/>
          <w:szCs w:val="24"/>
        </w:rPr>
      </w:pPr>
      <w:moveFromRangeStart w:id="30" w:author="ESTHER" w:date="2026-01-08T15:00:00Z" w:name="move218776866"/>
      <w:moveFrom w:id="31" w:author="ESTHER" w:date="2026-01-08T15:00:00Z" w16du:dateUtc="2026-01-08T11:00:00Z">
        <w:r w:rsidRPr="00690CB5" w:rsidDel="00E02FC4">
          <w:rPr>
            <w:rFonts w:ascii="Arial Black" w:hAnsi="Arial Black"/>
            <w:sz w:val="24"/>
            <w:szCs w:val="24"/>
          </w:rPr>
          <w:t>REFERENCES</w:t>
        </w:r>
      </w:moveFrom>
    </w:p>
    <w:moveFromRangeEnd w:id="30"/>
    <w:p w14:paraId="0138B6FE" w14:textId="77777777" w:rsidR="00E947EE" w:rsidRDefault="00E947EE" w:rsidP="00E947EE">
      <w:pPr>
        <w:rPr>
          <w:sz w:val="28"/>
        </w:rPr>
      </w:pPr>
    </w:p>
    <w:p w14:paraId="4F3D0BC7" w14:textId="3302E133" w:rsidR="00411F52" w:rsidRPr="004E1284"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CHAPTER ONE</w:t>
      </w:r>
    </w:p>
    <w:p w14:paraId="73F9C0DC" w14:textId="36E0D769" w:rsidR="00411F52" w:rsidRPr="00411F52" w:rsidRDefault="00F52485" w:rsidP="00411F52">
      <w:pPr>
        <w:spacing w:line="360" w:lineRule="auto"/>
        <w:rPr>
          <w:rFonts w:ascii="Times New Roman" w:hAnsi="Times New Roman" w:cs="Times New Roman"/>
          <w:sz w:val="24"/>
          <w:szCs w:val="24"/>
        </w:rPr>
      </w:pPr>
      <w:r>
        <w:rPr>
          <w:rFonts w:ascii="Times New Roman" w:hAnsi="Times New Roman" w:cs="Times New Roman"/>
          <w:b/>
          <w:bCs/>
          <w:sz w:val="24"/>
          <w:szCs w:val="24"/>
        </w:rPr>
        <w:t>1.1 Background to</w:t>
      </w:r>
      <w:r w:rsidR="004E1284">
        <w:rPr>
          <w:rFonts w:ascii="Times New Roman" w:hAnsi="Times New Roman" w:cs="Times New Roman"/>
          <w:b/>
          <w:bCs/>
          <w:sz w:val="24"/>
          <w:szCs w:val="24"/>
        </w:rPr>
        <w:t xml:space="preserve"> the</w:t>
      </w:r>
      <w:r w:rsidR="00411F52" w:rsidRPr="00411F52">
        <w:rPr>
          <w:rFonts w:ascii="Times New Roman" w:hAnsi="Times New Roman" w:cs="Times New Roman"/>
          <w:b/>
          <w:bCs/>
          <w:sz w:val="24"/>
          <w:szCs w:val="24"/>
        </w:rPr>
        <w:t xml:space="preserve"> S</w:t>
      </w:r>
      <w:r w:rsidR="004E1284">
        <w:rPr>
          <w:rFonts w:ascii="Times New Roman" w:hAnsi="Times New Roman" w:cs="Times New Roman"/>
          <w:b/>
          <w:bCs/>
          <w:sz w:val="24"/>
          <w:szCs w:val="24"/>
        </w:rPr>
        <w:t>tudy</w:t>
      </w:r>
    </w:p>
    <w:p w14:paraId="22A4A17B" w14:textId="77777777" w:rsidR="005F4450" w:rsidRPr="005F4450" w:rsidRDefault="005F4450" w:rsidP="005F4450">
      <w:pPr>
        <w:spacing w:after="0" w:line="360" w:lineRule="auto"/>
        <w:jc w:val="both"/>
        <w:rPr>
          <w:ins w:id="32" w:author="ESTHER" w:date="2026-01-08T20:24:00Z"/>
          <w:rFonts w:ascii="Times New Roman" w:eastAsia="Times New Roman" w:hAnsi="Times New Roman" w:cs="Times New Roman"/>
          <w:sz w:val="24"/>
          <w:szCs w:val="24"/>
        </w:rPr>
      </w:pPr>
      <w:ins w:id="33" w:author="ESTHER" w:date="2026-01-08T20:24:00Z">
        <w:r w:rsidRPr="005F4450">
          <w:rPr>
            <w:rFonts w:ascii="Times New Roman" w:eastAsia="Times New Roman" w:hAnsi="Times New Roman" w:cs="Times New Roman"/>
            <w:sz w:val="24"/>
            <w:szCs w:val="24"/>
          </w:rPr>
          <w:t>Collaboration between teachers and students is widely recognised as a key contributor to learners’ motivation, engagement, and academic outcomes. Within learner-centred pedagogical frameworks, teacher–student collaboration involves purposeful instructional practices in which learners and educators jointly participate in planning, implementing, assessing, and reflecting on learning activities, thereby sharing responsibility for learning processes and outcomes (Hattie, 2021; Martin &amp; Collie, 2022). In secondary education, practices such as co-designed learning tasks, dialogic feedback, and shared decision-making have been associated with improved learner engagement and achievement.</w:t>
        </w:r>
      </w:ins>
    </w:p>
    <w:p w14:paraId="20D39DD0" w14:textId="77777777" w:rsidR="005F4450" w:rsidRPr="005F4450" w:rsidRDefault="005F4450" w:rsidP="005F4450">
      <w:pPr>
        <w:spacing w:after="0" w:line="360" w:lineRule="auto"/>
        <w:jc w:val="both"/>
        <w:rPr>
          <w:ins w:id="34" w:author="ESTHER" w:date="2026-01-08T20:24:00Z"/>
          <w:rFonts w:ascii="Times New Roman" w:eastAsia="Times New Roman" w:hAnsi="Times New Roman" w:cs="Times New Roman"/>
          <w:sz w:val="24"/>
          <w:szCs w:val="24"/>
        </w:rPr>
      </w:pPr>
      <w:ins w:id="35" w:author="ESTHER" w:date="2026-01-08T20:24:00Z">
        <w:r w:rsidRPr="005F4450">
          <w:rPr>
            <w:rFonts w:ascii="Times New Roman" w:eastAsia="Times New Roman" w:hAnsi="Times New Roman" w:cs="Times New Roman"/>
            <w:sz w:val="24"/>
            <w:szCs w:val="24"/>
          </w:rPr>
          <w:t>International evidence indicates that collaborative learning environments are linked to improved academic performance, enhanced social-emotional development, and greater persistence in learning (UNESCO, 2021). Large-scale syntheses further suggest that instructional approaches emphasising feedback, clarity of learning intentions, and active learner participation have a strong influence on educational achievement (Hattie, 2021). However, many classrooms remain dominated by teacher-led instruction and restricted participation structures, limiting learner autonomy and meaningful interaction. Research on dialogic teaching demonstrates that structured classroom dialogue can improve comprehension and engagement, yet its consistent application is often constrained by contextual and organisational factors (Cui &amp; Teo, 2020; Mercer &amp; Dawes, 2022; Maine, 2024).</w:t>
        </w:r>
      </w:ins>
    </w:p>
    <w:p w14:paraId="7159FBE4" w14:textId="33E62C26" w:rsidR="005F4450" w:rsidRPr="005F4450" w:rsidRDefault="005F4450" w:rsidP="005F4450">
      <w:pPr>
        <w:spacing w:after="0" w:line="360" w:lineRule="auto"/>
        <w:jc w:val="both"/>
        <w:rPr>
          <w:ins w:id="36" w:author="ESTHER" w:date="2026-01-08T20:24:00Z"/>
          <w:rFonts w:ascii="Times New Roman" w:eastAsia="Times New Roman" w:hAnsi="Times New Roman" w:cs="Times New Roman"/>
          <w:sz w:val="24"/>
          <w:szCs w:val="24"/>
        </w:rPr>
      </w:pPr>
      <w:ins w:id="37" w:author="ESTHER" w:date="2026-01-08T20:29:00Z" w16du:dateUtc="2026-01-08T16:29:00Z">
        <w:r>
          <w:rPr>
            <w:rFonts w:ascii="Times New Roman" w:eastAsia="Times New Roman" w:hAnsi="Times New Roman" w:cs="Times New Roman"/>
            <w:sz w:val="24"/>
            <w:szCs w:val="24"/>
          </w:rPr>
          <w:lastRenderedPageBreak/>
          <w:t>Furthermore</w:t>
        </w:r>
      </w:ins>
      <w:ins w:id="38" w:author="ESTHER" w:date="2026-01-08T20:24:00Z">
        <w:r w:rsidRPr="005F4450">
          <w:rPr>
            <w:rFonts w:ascii="Times New Roman" w:eastAsia="Times New Roman" w:hAnsi="Times New Roman" w:cs="Times New Roman"/>
            <w:sz w:val="24"/>
            <w:szCs w:val="24"/>
          </w:rPr>
          <w:t>, international assessments and reform agendas highlight the importance of supportive learning environments in enabling collaboration. Findings from PISA 2018 indicate that positive teacher–student relationships, constructive disciplinary climates, and opportunities for student voice are associated with improved learner well-being and engagement (OECD, 2019). Post-pandemic educational reforms further emphasise participation, co-creation, and collaborative professionalism as essential elements of effective education systems (UNESCO, 2021), positioning collaboration as both a pedagogical practice and an institutional capacity requiring sustained support.</w:t>
        </w:r>
      </w:ins>
    </w:p>
    <w:p w14:paraId="24215709" w14:textId="14EB42FF" w:rsidR="005F4450" w:rsidRPr="005F4450" w:rsidRDefault="005F4450" w:rsidP="005F4450">
      <w:pPr>
        <w:spacing w:after="0" w:line="360" w:lineRule="auto"/>
        <w:jc w:val="both"/>
        <w:rPr>
          <w:ins w:id="39" w:author="ESTHER" w:date="2026-01-08T20:24:00Z"/>
          <w:rFonts w:ascii="Times New Roman" w:eastAsia="Times New Roman" w:hAnsi="Times New Roman" w:cs="Times New Roman"/>
          <w:sz w:val="24"/>
          <w:szCs w:val="24"/>
        </w:rPr>
      </w:pPr>
      <w:ins w:id="40" w:author="ESTHER" w:date="2026-01-08T20:24:00Z">
        <w:r w:rsidRPr="005F4450">
          <w:rPr>
            <w:rFonts w:ascii="Times New Roman" w:eastAsia="Times New Roman" w:hAnsi="Times New Roman" w:cs="Times New Roman"/>
            <w:sz w:val="24"/>
            <w:szCs w:val="24"/>
          </w:rPr>
          <w:t>A</w:t>
        </w:r>
      </w:ins>
      <w:ins w:id="41" w:author="ESTHER" w:date="2026-01-08T20:27:00Z" w16du:dateUtc="2026-01-08T16:27:00Z">
        <w:r>
          <w:rPr>
            <w:rFonts w:ascii="Times New Roman" w:eastAsia="Times New Roman" w:hAnsi="Times New Roman" w:cs="Times New Roman"/>
            <w:sz w:val="24"/>
            <w:szCs w:val="24"/>
          </w:rPr>
          <w:t xml:space="preserve">dditionally, </w:t>
        </w:r>
      </w:ins>
      <w:ins w:id="42" w:author="ESTHER" w:date="2026-01-08T20:28:00Z" w16du:dateUtc="2026-01-08T16:28:00Z">
        <w:r>
          <w:rPr>
            <w:rFonts w:ascii="Times New Roman" w:eastAsia="Times New Roman" w:hAnsi="Times New Roman" w:cs="Times New Roman"/>
            <w:sz w:val="24"/>
            <w:szCs w:val="24"/>
          </w:rPr>
          <w:t>at</w:t>
        </w:r>
      </w:ins>
      <w:ins w:id="43" w:author="ESTHER" w:date="2026-01-08T20:24:00Z">
        <w:r w:rsidRPr="005F4450">
          <w:rPr>
            <w:rFonts w:ascii="Times New Roman" w:eastAsia="Times New Roman" w:hAnsi="Times New Roman" w:cs="Times New Roman"/>
            <w:sz w:val="24"/>
            <w:szCs w:val="24"/>
          </w:rPr>
          <w:t xml:space="preserve"> the classroom level, contemporary learning theories provide insight into how collaborative practices influence learner outcomes. Research on student engagement—encompassing behavioural, emotional, and cognitive dimensions—highlights the role of autonomy-supportive teaching and strong interpersonal relationships in fostering sustained involvement in learning (Wang, Fredricks, &amp; Ye, 2023). Studies examining teacher–student interactions and academic resilience suggest that consistent positive interactions enhance learners’ commitment and engagement across subjects (Martin &amp; Collie, 2022). These findings align with motivational theories which propose that learning environments supporting autonomy, competence, and relatedness are more likely to promote motivation and engagement—conditions often associated with effective collaborative teaching.</w:t>
        </w:r>
      </w:ins>
    </w:p>
    <w:p w14:paraId="2E14BBD4" w14:textId="77777777" w:rsidR="005F4450" w:rsidRPr="005F4450" w:rsidRDefault="005F4450" w:rsidP="005F4450">
      <w:pPr>
        <w:spacing w:after="0" w:line="360" w:lineRule="auto"/>
        <w:jc w:val="both"/>
        <w:rPr>
          <w:ins w:id="44" w:author="ESTHER" w:date="2026-01-08T20:24:00Z"/>
          <w:rFonts w:ascii="Times New Roman" w:eastAsia="Times New Roman" w:hAnsi="Times New Roman" w:cs="Times New Roman"/>
          <w:sz w:val="24"/>
          <w:szCs w:val="24"/>
        </w:rPr>
      </w:pPr>
      <w:ins w:id="45" w:author="ESTHER" w:date="2026-01-08T20:24:00Z">
        <w:r w:rsidRPr="005F4450">
          <w:rPr>
            <w:rFonts w:ascii="Times New Roman" w:eastAsia="Times New Roman" w:hAnsi="Times New Roman" w:cs="Times New Roman"/>
            <w:sz w:val="24"/>
            <w:szCs w:val="24"/>
          </w:rPr>
          <w:t>Despite these documented benefits, sustaining meaningful teacher–student collaboration remains challenging. Empirical studies identify time constraints, assessment pressures, limited feedback expertise, and uncertainty about interactive teaching strategies as common barriers (Cui &amp; Teo, 2020; Mercer &amp; Dawes, 2022). Institutional factors such as leadership practices, availability of resources, class size, and access to professional development also shape the extent to which collaboration can be effectively implemented. While decentralised leadership and collaborative management structures have been linked to innovation and teacher collaboration, evidence of their impact varies across educational contexts (Lin &amp; He, 2022; Yang et al., 2024). Recent secondary-level studies suggest that the effectiveness of collaboration is highly context-dependent, particularly in relation to how instructional time and attention are utilised (</w:t>
        </w:r>
        <w:proofErr w:type="spellStart"/>
        <w:r w:rsidRPr="005F4450">
          <w:rPr>
            <w:rFonts w:ascii="Times New Roman" w:eastAsia="Times New Roman" w:hAnsi="Times New Roman" w:cs="Times New Roman"/>
            <w:sz w:val="24"/>
            <w:szCs w:val="24"/>
          </w:rPr>
          <w:t>Abizada</w:t>
        </w:r>
        <w:proofErr w:type="spellEnd"/>
        <w:r w:rsidRPr="005F4450">
          <w:rPr>
            <w:rFonts w:ascii="Times New Roman" w:eastAsia="Times New Roman" w:hAnsi="Times New Roman" w:cs="Times New Roman"/>
            <w:sz w:val="24"/>
            <w:szCs w:val="24"/>
          </w:rPr>
          <w:t>, 2024; Shen et al., 2024).</w:t>
        </w:r>
      </w:ins>
    </w:p>
    <w:p w14:paraId="6C767966" w14:textId="44C8E155" w:rsidR="005F4450" w:rsidRPr="005F4450" w:rsidRDefault="005F4450" w:rsidP="005F4450">
      <w:pPr>
        <w:spacing w:after="0" w:line="360" w:lineRule="auto"/>
        <w:jc w:val="both"/>
        <w:rPr>
          <w:ins w:id="46" w:author="ESTHER" w:date="2026-01-08T20:24:00Z"/>
          <w:rFonts w:ascii="Times New Roman" w:eastAsia="Times New Roman" w:hAnsi="Times New Roman" w:cs="Times New Roman"/>
          <w:sz w:val="24"/>
          <w:szCs w:val="24"/>
        </w:rPr>
      </w:pPr>
      <w:ins w:id="47" w:author="ESTHER" w:date="2026-01-08T20:24:00Z" w16du:dateUtc="2026-01-08T16:24:00Z">
        <w:r>
          <w:rPr>
            <w:rFonts w:ascii="Times New Roman" w:eastAsia="Times New Roman" w:hAnsi="Times New Roman" w:cs="Times New Roman"/>
            <w:sz w:val="24"/>
            <w:szCs w:val="24"/>
          </w:rPr>
          <w:t xml:space="preserve">Nevertheless, </w:t>
        </w:r>
      </w:ins>
      <w:ins w:id="48" w:author="ESTHER" w:date="2026-01-08T20:25:00Z" w16du:dateUtc="2026-01-08T16:25:00Z">
        <w:r>
          <w:rPr>
            <w:rFonts w:ascii="Times New Roman" w:eastAsia="Times New Roman" w:hAnsi="Times New Roman" w:cs="Times New Roman"/>
            <w:sz w:val="24"/>
            <w:szCs w:val="24"/>
          </w:rPr>
          <w:t>in</w:t>
        </w:r>
      </w:ins>
      <w:ins w:id="49" w:author="ESTHER" w:date="2026-01-08T20:24:00Z">
        <w:r w:rsidRPr="005F4450">
          <w:rPr>
            <w:rFonts w:ascii="Times New Roman" w:eastAsia="Times New Roman" w:hAnsi="Times New Roman" w:cs="Times New Roman"/>
            <w:sz w:val="24"/>
            <w:szCs w:val="24"/>
          </w:rPr>
          <w:t xml:space="preserve"> small-island contexts such as Seychelles, schools often serve close-knit communities where educators are familiar with learners, creating favourable conditions for </w:t>
        </w:r>
        <w:r w:rsidRPr="005F4450">
          <w:rPr>
            <w:rFonts w:ascii="Times New Roman" w:eastAsia="Times New Roman" w:hAnsi="Times New Roman" w:cs="Times New Roman"/>
            <w:sz w:val="24"/>
            <w:szCs w:val="24"/>
          </w:rPr>
          <w:lastRenderedPageBreak/>
          <w:t>collaboration and a strong sense of belonging. However, systemic challenges—including staffing limitations, specialist shortages, and workload pressures—may hinder the consistent implementation of collaborative practices. At the same time, these settings offer opportunities for innovation through strong professional networks and school-level initiatives. Despite extensive international literature, there remains a lack of empirical research focused specifically on senior secondary schools in the Anse Royale District. Consequently, limited evidence exists regarding the nature of teacher–student collaboration in this context, learners’ perceptions of its motivational and engagement benefits, and the institutional and pedagogical factors that facilitate or constrain its effectiveness.</w:t>
        </w:r>
      </w:ins>
    </w:p>
    <w:p w14:paraId="181C1F8A" w14:textId="47D24823" w:rsidR="005F4450" w:rsidRPr="005F4450" w:rsidRDefault="005F4450" w:rsidP="005F4450">
      <w:pPr>
        <w:spacing w:after="0" w:line="360" w:lineRule="auto"/>
        <w:jc w:val="both"/>
        <w:rPr>
          <w:ins w:id="50" w:author="ESTHER" w:date="2026-01-08T20:24:00Z"/>
          <w:rFonts w:ascii="Times New Roman" w:eastAsia="Times New Roman" w:hAnsi="Times New Roman" w:cs="Times New Roman"/>
          <w:sz w:val="24"/>
          <w:szCs w:val="24"/>
        </w:rPr>
      </w:pPr>
      <w:ins w:id="51" w:author="ESTHER" w:date="2026-01-08T20:24:00Z">
        <w:r w:rsidRPr="005F4450">
          <w:rPr>
            <w:rFonts w:ascii="Times New Roman" w:eastAsia="Times New Roman" w:hAnsi="Times New Roman" w:cs="Times New Roman"/>
            <w:sz w:val="24"/>
            <w:szCs w:val="24"/>
          </w:rPr>
          <w:t>The Anse Royale District, located in the southern region of Mahé, serves a diverse population of senior secondary learners drawn from surrounding communities. Although national education policies in Seychelles emphasise quality, equity, and inclusive practices, classroom instruction often continues to reflect lecture-oriented approaches, limited collaborative task design, and uneven access to professional development that supports collaborative pedagogy (OECD, 2000). In light of global shifts toward competency-based curricula and formative assessment, there is a clear need to examine how teacher–student collaboration is enacted in Anse Royale senior secondary classrooms and how it relates to learners’ motivation</w:t>
        </w:r>
      </w:ins>
      <w:ins w:id="52" w:author="ESTHER" w:date="2026-01-09T13:57:00Z" w16du:dateUtc="2026-01-09T09:57:00Z">
        <w:r w:rsidR="000E3108">
          <w:rPr>
            <w:rFonts w:ascii="Times New Roman" w:eastAsia="Times New Roman" w:hAnsi="Times New Roman" w:cs="Times New Roman"/>
            <w:sz w:val="24"/>
            <w:szCs w:val="24"/>
          </w:rPr>
          <w:t xml:space="preserve"> and </w:t>
        </w:r>
      </w:ins>
      <w:ins w:id="53" w:author="ESTHER" w:date="2026-01-08T20:24:00Z">
        <w:r w:rsidRPr="005F4450">
          <w:rPr>
            <w:rFonts w:ascii="Times New Roman" w:eastAsia="Times New Roman" w:hAnsi="Times New Roman" w:cs="Times New Roman"/>
            <w:sz w:val="24"/>
            <w:szCs w:val="24"/>
          </w:rPr>
          <w:t>engagement</w:t>
        </w:r>
      </w:ins>
      <w:ins w:id="54" w:author="ESTHER" w:date="2026-01-09T13:58:00Z" w16du:dateUtc="2026-01-09T09:58:00Z">
        <w:r w:rsidR="000E3108">
          <w:rPr>
            <w:rFonts w:ascii="Times New Roman" w:eastAsia="Times New Roman" w:hAnsi="Times New Roman" w:cs="Times New Roman"/>
            <w:sz w:val="24"/>
            <w:szCs w:val="24"/>
          </w:rPr>
          <w:t>.</w:t>
        </w:r>
      </w:ins>
    </w:p>
    <w:p w14:paraId="5CAE8B68" w14:textId="77777777" w:rsidR="00B32A05" w:rsidRDefault="00B32A05" w:rsidP="00283C8E">
      <w:pPr>
        <w:spacing w:after="0" w:line="360" w:lineRule="auto"/>
        <w:jc w:val="both"/>
        <w:rPr>
          <w:ins w:id="55" w:author="ESTHER" w:date="2026-01-08T20:21:00Z" w16du:dateUtc="2026-01-08T16:21:00Z"/>
          <w:rFonts w:ascii="Times New Roman" w:eastAsia="Times New Roman" w:hAnsi="Times New Roman" w:cs="Times New Roman"/>
          <w:sz w:val="24"/>
          <w:szCs w:val="24"/>
        </w:rPr>
      </w:pPr>
    </w:p>
    <w:p w14:paraId="4F68A385" w14:textId="2B0BAE68" w:rsidR="00411F52" w:rsidRPr="00B32A05" w:rsidDel="005F4450" w:rsidRDefault="00411F52" w:rsidP="00283C8E">
      <w:pPr>
        <w:spacing w:after="0" w:line="360" w:lineRule="auto"/>
        <w:jc w:val="both"/>
        <w:rPr>
          <w:del w:id="56" w:author="ESTHER" w:date="2026-01-08T20:31:00Z" w16du:dateUtc="2026-01-08T16:31:00Z"/>
          <w:rFonts w:ascii="Times New Roman" w:eastAsia="Times New Roman" w:hAnsi="Times New Roman" w:cs="Times New Roman"/>
          <w:sz w:val="24"/>
          <w:szCs w:val="24"/>
          <w:highlight w:val="yellow"/>
          <w:rPrChange w:id="57" w:author="ESTHER" w:date="2026-01-08T20:21:00Z" w16du:dateUtc="2026-01-08T16:21:00Z">
            <w:rPr>
              <w:del w:id="58" w:author="ESTHER" w:date="2026-01-08T20:31:00Z" w16du:dateUtc="2026-01-08T16:31:00Z"/>
              <w:rFonts w:ascii="Times New Roman" w:eastAsia="Times New Roman" w:hAnsi="Times New Roman" w:cs="Times New Roman"/>
              <w:sz w:val="24"/>
              <w:szCs w:val="24"/>
            </w:rPr>
          </w:rPrChange>
        </w:rPr>
      </w:pPr>
      <w:del w:id="59" w:author="ESTHER" w:date="2026-01-08T20:31:00Z" w16du:dateUtc="2026-01-08T16:31:00Z">
        <w:r w:rsidRPr="00B32A05" w:rsidDel="005F4450">
          <w:rPr>
            <w:rFonts w:ascii="Times New Roman" w:eastAsia="Times New Roman" w:hAnsi="Times New Roman" w:cs="Times New Roman"/>
            <w:sz w:val="24"/>
            <w:szCs w:val="24"/>
            <w:highlight w:val="yellow"/>
            <w:rPrChange w:id="60" w:author="ESTHER" w:date="2026-01-08T20:21:00Z" w16du:dateUtc="2026-01-08T16:21:00Z">
              <w:rPr>
                <w:rFonts w:ascii="Times New Roman" w:eastAsia="Times New Roman" w:hAnsi="Times New Roman" w:cs="Times New Roman"/>
                <w:sz w:val="24"/>
                <w:szCs w:val="24"/>
              </w:rPr>
            </w:rPrChange>
          </w:rPr>
          <w:delText xml:space="preserve">In modern educational frameworks, teacher-student cooperation is becoming acknowledged as a fundamental element of learner-centred pedagogy (Hattie, 2021). Collaboration denotes intentional instructional frameworks whereby educators and learners </w:delText>
        </w:r>
      </w:del>
      <w:ins w:id="61" w:author="USER" w:date="2026-01-06T17:50:00Z">
        <w:del w:id="62" w:author="ESTHER" w:date="2026-01-08T20:31:00Z" w16du:dateUtc="2026-01-08T16:31:00Z">
          <w:r w:rsidR="00FB3E57" w:rsidRPr="00B32A05" w:rsidDel="005F4450">
            <w:rPr>
              <w:rFonts w:ascii="Times New Roman" w:eastAsia="Times New Roman" w:hAnsi="Times New Roman" w:cs="Times New Roman"/>
              <w:sz w:val="24"/>
              <w:szCs w:val="24"/>
              <w:highlight w:val="yellow"/>
              <w:rPrChange w:id="63" w:author="ESTHER" w:date="2026-01-08T20:21:00Z" w16du:dateUtc="2026-01-08T16:21:00Z">
                <w:rPr>
                  <w:rFonts w:ascii="Times New Roman" w:eastAsia="Times New Roman" w:hAnsi="Times New Roman" w:cs="Times New Roman"/>
                  <w:sz w:val="24"/>
                  <w:szCs w:val="24"/>
                </w:rPr>
              </w:rPrChange>
            </w:rPr>
            <w:delText xml:space="preserve">work to </w:delText>
          </w:r>
        </w:del>
      </w:ins>
      <w:del w:id="64" w:author="ESTHER" w:date="2026-01-08T20:31:00Z" w16du:dateUtc="2026-01-08T16:31:00Z">
        <w:r w:rsidRPr="00B32A05" w:rsidDel="005F4450">
          <w:rPr>
            <w:rFonts w:ascii="Times New Roman" w:eastAsia="Times New Roman" w:hAnsi="Times New Roman" w:cs="Times New Roman"/>
            <w:sz w:val="24"/>
            <w:szCs w:val="24"/>
            <w:highlight w:val="yellow"/>
            <w:rPrChange w:id="65" w:author="ESTHER" w:date="2026-01-08T20:21:00Z" w16du:dateUtc="2026-01-08T16:21:00Z">
              <w:rPr>
                <w:rFonts w:ascii="Times New Roman" w:eastAsia="Times New Roman" w:hAnsi="Times New Roman" w:cs="Times New Roman"/>
                <w:sz w:val="24"/>
                <w:szCs w:val="24"/>
              </w:rPr>
            </w:rPrChange>
          </w:rPr>
          <w:delText xml:space="preserve">together design, implement, assess, and evaluate learning activities, sharing accountability for advancement and results (Martin &amp; Collie, 2022). Moreover, in modern secondary education, collaboration between teachers and students, co-designing learning activities, dialogic feedback, and collective decision-making have been associated with enhanced motivation, engagement, and educational outcomes. </w:delText>
        </w:r>
      </w:del>
    </w:p>
    <w:p w14:paraId="7C55F8DC" w14:textId="3AD5B429" w:rsidR="00411F52" w:rsidRPr="00B32A05" w:rsidDel="005F4450" w:rsidRDefault="00411F52" w:rsidP="00283C8E">
      <w:pPr>
        <w:spacing w:after="0" w:line="360" w:lineRule="auto"/>
        <w:jc w:val="both"/>
        <w:rPr>
          <w:del w:id="66" w:author="ESTHER" w:date="2026-01-08T20:31:00Z" w16du:dateUtc="2026-01-08T16:31:00Z"/>
          <w:rFonts w:ascii="Times New Roman" w:eastAsia="Times New Roman" w:hAnsi="Times New Roman" w:cs="Times New Roman"/>
          <w:sz w:val="24"/>
          <w:szCs w:val="24"/>
          <w:highlight w:val="yellow"/>
          <w:rPrChange w:id="67" w:author="ESTHER" w:date="2026-01-08T20:21:00Z" w16du:dateUtc="2026-01-08T16:21:00Z">
            <w:rPr>
              <w:del w:id="68" w:author="ESTHER" w:date="2026-01-08T20:31:00Z" w16du:dateUtc="2026-01-08T16:31:00Z"/>
              <w:rFonts w:ascii="Times New Roman" w:eastAsia="Times New Roman" w:hAnsi="Times New Roman" w:cs="Times New Roman"/>
              <w:sz w:val="24"/>
              <w:szCs w:val="24"/>
            </w:rPr>
          </w:rPrChange>
        </w:rPr>
      </w:pPr>
      <w:del w:id="69" w:author="ESTHER" w:date="2026-01-08T20:06:00Z" w16du:dateUtc="2026-01-08T16:06:00Z">
        <w:r w:rsidRPr="00B32A05" w:rsidDel="008E351D">
          <w:rPr>
            <w:rFonts w:ascii="Times New Roman" w:eastAsia="Times New Roman" w:hAnsi="Times New Roman" w:cs="Times New Roman"/>
            <w:sz w:val="24"/>
            <w:szCs w:val="24"/>
            <w:highlight w:val="yellow"/>
            <w:rPrChange w:id="70" w:author="ESTHER" w:date="2026-01-08T20:21:00Z" w16du:dateUtc="2026-01-08T16:21:00Z">
              <w:rPr>
                <w:rFonts w:ascii="Times New Roman" w:eastAsia="Times New Roman" w:hAnsi="Times New Roman" w:cs="Times New Roman"/>
                <w:sz w:val="24"/>
                <w:szCs w:val="24"/>
              </w:rPr>
            </w:rPrChange>
          </w:rPr>
          <w:delText>Global data indicate that collaborative educational environments correlate with enhanced academic performance, increased social-emotional skills, and more perseverance in learning (UNESCO, 2021). Evidence syntheses and extensive evaluations indicate that instructional methods prioritising feedback, clarity, and active student engagement are among the most significant determinants of achievement (Hattie, 2021). Many classrooms continue to be characterised by teacher-led discourse and rigid participation frameworks, constraining students' autonomy and expression—essential components of collaborative learning. Studies on dialogic teaching indicate that organised classroom dialogue enhances comprehension and engagement; however, its application is inconsistent and frequently limited by contextual factors (Cui &amp; Teo, 2020; Mercer &amp; Dawes, 2022; Maine, 2024).</w:delText>
        </w:r>
      </w:del>
    </w:p>
    <w:p w14:paraId="0938FE12" w14:textId="1C1674A6" w:rsidR="00411F52" w:rsidRPr="00B32A05" w:rsidDel="005F4450" w:rsidRDefault="00411F52" w:rsidP="00283C8E">
      <w:pPr>
        <w:spacing w:after="0" w:line="360" w:lineRule="auto"/>
        <w:jc w:val="both"/>
        <w:rPr>
          <w:del w:id="71" w:author="ESTHER" w:date="2026-01-08T20:31:00Z" w16du:dateUtc="2026-01-08T16:31:00Z"/>
          <w:rFonts w:ascii="Times New Roman" w:eastAsia="Times New Roman" w:hAnsi="Times New Roman" w:cs="Times New Roman"/>
          <w:sz w:val="24"/>
          <w:szCs w:val="24"/>
          <w:highlight w:val="yellow"/>
          <w:rPrChange w:id="72" w:author="ESTHER" w:date="2026-01-08T20:21:00Z" w16du:dateUtc="2026-01-08T16:21:00Z">
            <w:rPr>
              <w:del w:id="73" w:author="ESTHER" w:date="2026-01-08T20:31:00Z" w16du:dateUtc="2026-01-08T16:31:00Z"/>
              <w:rFonts w:ascii="Times New Roman" w:eastAsia="Times New Roman" w:hAnsi="Times New Roman" w:cs="Times New Roman"/>
              <w:sz w:val="24"/>
              <w:szCs w:val="24"/>
            </w:rPr>
          </w:rPrChange>
        </w:rPr>
      </w:pPr>
      <w:del w:id="74" w:author="ESTHER" w:date="2026-01-08T20:31:00Z" w16du:dateUtc="2026-01-08T16:31:00Z">
        <w:r w:rsidRPr="00B32A05" w:rsidDel="005F4450">
          <w:rPr>
            <w:rFonts w:ascii="Times New Roman" w:eastAsia="Times New Roman" w:hAnsi="Times New Roman" w:cs="Times New Roman"/>
            <w:sz w:val="24"/>
            <w:szCs w:val="24"/>
            <w:highlight w:val="yellow"/>
            <w:rPrChange w:id="75" w:author="ESTHER" w:date="2026-01-08T20:21:00Z" w16du:dateUtc="2026-01-08T16:21:00Z">
              <w:rPr>
                <w:rFonts w:ascii="Times New Roman" w:eastAsia="Times New Roman" w:hAnsi="Times New Roman" w:cs="Times New Roman"/>
                <w:sz w:val="24"/>
                <w:szCs w:val="24"/>
              </w:rPr>
            </w:rPrChange>
          </w:rPr>
          <w:delText xml:space="preserve">Furthermore, International oversight emphasises the broader educational climate conditions that influence the success or failure of collaboration. According to PISA 2018, supportive teacher-student relationships, a positive disciplinary environment, and avenues for student voice correlate with enhanced well-being and engagement, which have implications for learning (OECD, 2019). Post-pandemic reform discourses advocate for a revised social contract for education that emphasises participation, co-creation, and collaborative professionalism (UNESCO, 2021). These elements emphasise collaboration as both a pedagogical approach and a capacity within the system that requires cultivation. </w:delText>
        </w:r>
      </w:del>
    </w:p>
    <w:p w14:paraId="6A77AC9D" w14:textId="6F7E8547" w:rsidR="00411F52" w:rsidRPr="00B32A05" w:rsidDel="005F4450" w:rsidRDefault="00411F52" w:rsidP="00283C8E">
      <w:pPr>
        <w:spacing w:after="0" w:line="360" w:lineRule="auto"/>
        <w:jc w:val="both"/>
        <w:rPr>
          <w:del w:id="76" w:author="ESTHER" w:date="2026-01-08T20:31:00Z" w16du:dateUtc="2026-01-08T16:31:00Z"/>
          <w:rFonts w:ascii="Times New Roman" w:eastAsia="Times New Roman" w:hAnsi="Times New Roman" w:cs="Times New Roman"/>
          <w:sz w:val="24"/>
          <w:szCs w:val="24"/>
          <w:highlight w:val="yellow"/>
          <w:rPrChange w:id="77" w:author="ESTHER" w:date="2026-01-08T20:21:00Z" w16du:dateUtc="2026-01-08T16:21:00Z">
            <w:rPr>
              <w:del w:id="78" w:author="ESTHER" w:date="2026-01-08T20:31:00Z" w16du:dateUtc="2026-01-08T16:31:00Z"/>
              <w:rFonts w:ascii="Times New Roman" w:eastAsia="Times New Roman" w:hAnsi="Times New Roman" w:cs="Times New Roman"/>
              <w:sz w:val="24"/>
              <w:szCs w:val="24"/>
            </w:rPr>
          </w:rPrChange>
        </w:rPr>
      </w:pPr>
      <w:del w:id="79" w:author="ESTHER" w:date="2026-01-08T20:31:00Z" w16du:dateUtc="2026-01-08T16:31:00Z">
        <w:r w:rsidRPr="00B32A05" w:rsidDel="005F4450">
          <w:rPr>
            <w:rFonts w:ascii="Times New Roman" w:eastAsia="Times New Roman" w:hAnsi="Times New Roman" w:cs="Times New Roman"/>
            <w:sz w:val="24"/>
            <w:szCs w:val="24"/>
            <w:highlight w:val="yellow"/>
            <w:rPrChange w:id="80" w:author="ESTHER" w:date="2026-01-08T20:21:00Z" w16du:dateUtc="2026-01-08T16:21:00Z">
              <w:rPr>
                <w:rFonts w:ascii="Times New Roman" w:eastAsia="Times New Roman" w:hAnsi="Times New Roman" w:cs="Times New Roman"/>
                <w:sz w:val="24"/>
                <w:szCs w:val="24"/>
              </w:rPr>
            </w:rPrChange>
          </w:rPr>
          <w:delText xml:space="preserve">Additionally, at the classroom level, modern theories and assessment practices elucidate the processes by which partnership may affect performance. Progress in pupil involvement research encompassing behavioural, psychological, and intellectual aspects highlights the significance of independence-promoting pedagogy and strong interpersonal relationships (Wang, Fredricks, &amp; Ye, 2023). Research on interactions between educators and students and academic resilience indicates that the accumulation of beneficial interactions across subjects enhances pupil involvement and dedication, even in the face of daily challenges (Martin &amp; Collie, </w:delText>
        </w:r>
      </w:del>
      <w:del w:id="81" w:author="ESTHER" w:date="2026-01-08T15:05:00Z" w16du:dateUtc="2026-01-08T11:05:00Z">
        <w:r w:rsidRPr="00B32A05" w:rsidDel="00E02FC4">
          <w:rPr>
            <w:rFonts w:ascii="Times New Roman" w:eastAsia="Times New Roman" w:hAnsi="Times New Roman" w:cs="Times New Roman"/>
            <w:sz w:val="24"/>
            <w:szCs w:val="24"/>
            <w:highlight w:val="yellow"/>
            <w:rPrChange w:id="82" w:author="ESTHER" w:date="2026-01-08T20:21:00Z" w16du:dateUtc="2026-01-08T16:21:00Z">
              <w:rPr>
                <w:rFonts w:ascii="Times New Roman" w:eastAsia="Times New Roman" w:hAnsi="Times New Roman" w:cs="Times New Roman"/>
                <w:sz w:val="24"/>
                <w:szCs w:val="24"/>
              </w:rPr>
            </w:rPrChange>
          </w:rPr>
          <w:delText>2019</w:delText>
        </w:r>
      </w:del>
      <w:del w:id="83" w:author="ESTHER" w:date="2026-01-08T15:04:00Z" w16du:dateUtc="2026-01-08T11:04:00Z">
        <w:r w:rsidRPr="00B32A05" w:rsidDel="00E02FC4">
          <w:rPr>
            <w:rFonts w:ascii="Times New Roman" w:eastAsia="Times New Roman" w:hAnsi="Times New Roman" w:cs="Times New Roman"/>
            <w:sz w:val="24"/>
            <w:szCs w:val="24"/>
            <w:highlight w:val="yellow"/>
            <w:rPrChange w:id="84" w:author="ESTHER" w:date="2026-01-08T20:21:00Z" w16du:dateUtc="2026-01-08T16:21:00Z">
              <w:rPr>
                <w:rFonts w:ascii="Times New Roman" w:eastAsia="Times New Roman" w:hAnsi="Times New Roman" w:cs="Times New Roman"/>
                <w:sz w:val="24"/>
                <w:szCs w:val="24"/>
              </w:rPr>
            </w:rPrChange>
          </w:rPr>
          <w:delText>/</w:delText>
        </w:r>
      </w:del>
      <w:del w:id="85" w:author="ESTHER" w:date="2026-01-08T20:31:00Z" w16du:dateUtc="2026-01-08T16:31:00Z">
        <w:r w:rsidRPr="00B32A05" w:rsidDel="005F4450">
          <w:rPr>
            <w:rFonts w:ascii="Times New Roman" w:eastAsia="Times New Roman" w:hAnsi="Times New Roman" w:cs="Times New Roman"/>
            <w:sz w:val="24"/>
            <w:szCs w:val="24"/>
            <w:highlight w:val="yellow"/>
            <w:rPrChange w:id="86" w:author="ESTHER" w:date="2026-01-08T20:21:00Z" w16du:dateUtc="2026-01-08T16:21:00Z">
              <w:rPr>
                <w:rFonts w:ascii="Times New Roman" w:eastAsia="Times New Roman" w:hAnsi="Times New Roman" w:cs="Times New Roman"/>
                <w:sz w:val="24"/>
                <w:szCs w:val="24"/>
              </w:rPr>
            </w:rPrChange>
          </w:rPr>
          <w:delText xml:space="preserve">2022). These findings correspond with autonomous thinking theories, suggesting that fulfilling the needs for independence, expertise, and connection stimulates enthusiasm and engagement conditions often fostered through collaborative teaching (Wang et al., 2023; Martin &amp; Collie, </w:delText>
        </w:r>
      </w:del>
      <w:commentRangeStart w:id="87"/>
      <w:del w:id="88" w:author="ESTHER" w:date="2026-01-08T15:04:00Z" w16du:dateUtc="2026-01-08T11:04:00Z">
        <w:r w:rsidRPr="00B32A05" w:rsidDel="00E02FC4">
          <w:rPr>
            <w:rFonts w:ascii="Times New Roman" w:eastAsia="Times New Roman" w:hAnsi="Times New Roman" w:cs="Times New Roman"/>
            <w:sz w:val="24"/>
            <w:szCs w:val="24"/>
            <w:highlight w:val="yellow"/>
            <w:rPrChange w:id="89" w:author="ESTHER" w:date="2026-01-08T20:21:00Z" w16du:dateUtc="2026-01-08T16:21:00Z">
              <w:rPr>
                <w:rFonts w:ascii="Times New Roman" w:eastAsia="Times New Roman" w:hAnsi="Times New Roman" w:cs="Times New Roman"/>
                <w:sz w:val="24"/>
                <w:szCs w:val="24"/>
              </w:rPr>
            </w:rPrChange>
          </w:rPr>
          <w:delText>2019/</w:delText>
        </w:r>
      </w:del>
      <w:del w:id="90" w:author="ESTHER" w:date="2026-01-08T20:31:00Z" w16du:dateUtc="2026-01-08T16:31:00Z">
        <w:r w:rsidRPr="00B32A05" w:rsidDel="005F4450">
          <w:rPr>
            <w:rFonts w:ascii="Times New Roman" w:eastAsia="Times New Roman" w:hAnsi="Times New Roman" w:cs="Times New Roman"/>
            <w:sz w:val="24"/>
            <w:szCs w:val="24"/>
            <w:highlight w:val="yellow"/>
            <w:rPrChange w:id="91" w:author="ESTHER" w:date="2026-01-08T20:21:00Z" w16du:dateUtc="2026-01-08T16:21:00Z">
              <w:rPr>
                <w:rFonts w:ascii="Times New Roman" w:eastAsia="Times New Roman" w:hAnsi="Times New Roman" w:cs="Times New Roman"/>
                <w:sz w:val="24"/>
                <w:szCs w:val="24"/>
              </w:rPr>
            </w:rPrChange>
          </w:rPr>
          <w:delText>2022).</w:delText>
        </w:r>
        <w:commentRangeEnd w:id="87"/>
        <w:r w:rsidR="00FA1E67" w:rsidRPr="00B32A05" w:rsidDel="005F4450">
          <w:rPr>
            <w:rStyle w:val="CommentReference"/>
            <w:highlight w:val="yellow"/>
            <w:rPrChange w:id="92" w:author="ESTHER" w:date="2026-01-08T20:21:00Z" w16du:dateUtc="2026-01-08T16:21:00Z">
              <w:rPr>
                <w:rStyle w:val="CommentReference"/>
              </w:rPr>
            </w:rPrChange>
          </w:rPr>
          <w:commentReference w:id="87"/>
        </w:r>
        <w:r w:rsidRPr="00B32A05" w:rsidDel="005F4450">
          <w:rPr>
            <w:rFonts w:ascii="Times New Roman" w:eastAsia="Times New Roman" w:hAnsi="Times New Roman" w:cs="Times New Roman"/>
            <w:sz w:val="24"/>
            <w:szCs w:val="24"/>
            <w:highlight w:val="yellow"/>
            <w:rPrChange w:id="93" w:author="ESTHER" w:date="2026-01-08T20:21:00Z" w16du:dateUtc="2026-01-08T16:21:00Z">
              <w:rPr>
                <w:rFonts w:ascii="Times New Roman" w:eastAsia="Times New Roman" w:hAnsi="Times New Roman" w:cs="Times New Roman"/>
                <w:sz w:val="24"/>
                <w:szCs w:val="24"/>
              </w:rPr>
            </w:rPrChange>
          </w:rPr>
          <w:delText xml:space="preserve"> </w:delText>
        </w:r>
      </w:del>
    </w:p>
    <w:p w14:paraId="0C25E618" w14:textId="7AF5E9EF" w:rsidR="00411F52" w:rsidRPr="00B32A05" w:rsidDel="005F4450" w:rsidRDefault="00411F52" w:rsidP="00283C8E">
      <w:pPr>
        <w:spacing w:after="0" w:line="360" w:lineRule="auto"/>
        <w:jc w:val="both"/>
        <w:rPr>
          <w:del w:id="94" w:author="ESTHER" w:date="2026-01-08T20:31:00Z" w16du:dateUtc="2026-01-08T16:31:00Z"/>
          <w:rFonts w:ascii="Times New Roman" w:eastAsia="Times New Roman" w:hAnsi="Times New Roman" w:cs="Times New Roman"/>
          <w:sz w:val="24"/>
          <w:szCs w:val="24"/>
          <w:highlight w:val="yellow"/>
          <w:rPrChange w:id="95" w:author="ESTHER" w:date="2026-01-08T20:21:00Z" w16du:dateUtc="2026-01-08T16:21:00Z">
            <w:rPr>
              <w:del w:id="96" w:author="ESTHER" w:date="2026-01-08T20:31:00Z" w16du:dateUtc="2026-01-08T16:31:00Z"/>
              <w:rFonts w:ascii="Times New Roman" w:eastAsia="Times New Roman" w:hAnsi="Times New Roman" w:cs="Times New Roman"/>
              <w:sz w:val="24"/>
              <w:szCs w:val="24"/>
            </w:rPr>
          </w:rPrChange>
        </w:rPr>
      </w:pPr>
      <w:del w:id="97" w:author="ESTHER" w:date="2026-01-08T20:31:00Z" w16du:dateUtc="2026-01-08T16:31:00Z">
        <w:r w:rsidRPr="00B32A05" w:rsidDel="005F4450">
          <w:rPr>
            <w:rFonts w:ascii="Times New Roman" w:eastAsia="Times New Roman" w:hAnsi="Times New Roman" w:cs="Times New Roman"/>
            <w:sz w:val="24"/>
            <w:szCs w:val="24"/>
            <w:highlight w:val="yellow"/>
            <w:rPrChange w:id="98" w:author="ESTHER" w:date="2026-01-08T20:21:00Z" w16du:dateUtc="2026-01-08T16:21:00Z">
              <w:rPr>
                <w:rFonts w:ascii="Times New Roman" w:eastAsia="Times New Roman" w:hAnsi="Times New Roman" w:cs="Times New Roman"/>
                <w:sz w:val="24"/>
                <w:szCs w:val="24"/>
              </w:rPr>
            </w:rPrChange>
          </w:rPr>
          <w:delText xml:space="preserve">Notwithstanding these advantages, challenges to enduring collaboration persist. Practical and systematic reviews indicate that common instructional and interpersonal obstacles include time constraints, assessment challenges, inconsistent feedback proficiency, and uncertainty regarding interactive approaches (Cui &amp; Teo, 2020; Mercer &amp; Dawes, 2022). Environmental factors such as school policies regarding leadership, the accessibility of resources, and classroom dimensions also influence implementation. Decentralised and cooperative management are consistently linked to teacher collaboration and innovation, frequently through autonomy for educators and professional development communities (Lin &amp; He, 2022; Yang et al., 2024). The empirical data are inconclusive and vary by context. Recent analyses at the secondary level indicate minimal effects and highlight the significance of educational time and attention utilization, where collaboration is particularly crucial (Abizada, 2024; Shen et al., 2024). </w:delText>
        </w:r>
      </w:del>
    </w:p>
    <w:p w14:paraId="24F8DF24" w14:textId="471C726E" w:rsidR="00411F52" w:rsidRPr="00B32A05" w:rsidDel="005F4450" w:rsidRDefault="00411F52" w:rsidP="00283C8E">
      <w:pPr>
        <w:spacing w:after="0" w:line="360" w:lineRule="auto"/>
        <w:jc w:val="both"/>
        <w:rPr>
          <w:del w:id="99" w:author="ESTHER" w:date="2026-01-08T20:31:00Z" w16du:dateUtc="2026-01-08T16:31:00Z"/>
          <w:rFonts w:ascii="Times New Roman" w:eastAsia="Times New Roman" w:hAnsi="Times New Roman" w:cs="Times New Roman"/>
          <w:sz w:val="24"/>
          <w:szCs w:val="24"/>
          <w:highlight w:val="yellow"/>
          <w:rPrChange w:id="100" w:author="ESTHER" w:date="2026-01-08T20:21:00Z" w16du:dateUtc="2026-01-08T16:21:00Z">
            <w:rPr>
              <w:del w:id="101" w:author="ESTHER" w:date="2026-01-08T20:31:00Z" w16du:dateUtc="2026-01-08T16:31:00Z"/>
              <w:rFonts w:ascii="Times New Roman" w:eastAsia="Times New Roman" w:hAnsi="Times New Roman" w:cs="Times New Roman"/>
              <w:sz w:val="24"/>
              <w:szCs w:val="24"/>
            </w:rPr>
          </w:rPrChange>
        </w:rPr>
      </w:pPr>
    </w:p>
    <w:p w14:paraId="7A95394C" w14:textId="0C98A959" w:rsidR="00411F52" w:rsidRPr="00B32A05" w:rsidDel="005F4450" w:rsidRDefault="00411F52" w:rsidP="00283C8E">
      <w:pPr>
        <w:spacing w:after="0" w:line="360" w:lineRule="auto"/>
        <w:jc w:val="both"/>
        <w:rPr>
          <w:del w:id="102" w:author="ESTHER" w:date="2026-01-08T20:31:00Z" w16du:dateUtc="2026-01-08T16:31:00Z"/>
          <w:rFonts w:ascii="Times New Roman" w:eastAsia="Times New Roman" w:hAnsi="Times New Roman" w:cs="Times New Roman"/>
          <w:sz w:val="24"/>
          <w:szCs w:val="24"/>
          <w:highlight w:val="yellow"/>
          <w:rPrChange w:id="103" w:author="ESTHER" w:date="2026-01-08T20:21:00Z" w16du:dateUtc="2026-01-08T16:21:00Z">
            <w:rPr>
              <w:del w:id="104" w:author="ESTHER" w:date="2026-01-08T20:31:00Z" w16du:dateUtc="2026-01-08T16:31:00Z"/>
              <w:rFonts w:ascii="Times New Roman" w:eastAsia="Times New Roman" w:hAnsi="Times New Roman" w:cs="Times New Roman"/>
              <w:sz w:val="24"/>
              <w:szCs w:val="24"/>
            </w:rPr>
          </w:rPrChange>
        </w:rPr>
      </w:pPr>
      <w:del w:id="105" w:author="ESTHER" w:date="2026-01-08T20:31:00Z" w16du:dateUtc="2026-01-08T16:31:00Z">
        <w:r w:rsidRPr="00B32A05" w:rsidDel="005F4450">
          <w:rPr>
            <w:rFonts w:ascii="Times New Roman" w:eastAsia="Times New Roman" w:hAnsi="Times New Roman" w:cs="Times New Roman"/>
            <w:sz w:val="24"/>
            <w:szCs w:val="24"/>
            <w:highlight w:val="yellow"/>
            <w:rPrChange w:id="106" w:author="ESTHER" w:date="2026-01-08T20:21:00Z" w16du:dateUtc="2026-01-08T16:21:00Z">
              <w:rPr>
                <w:rFonts w:ascii="Times New Roman" w:eastAsia="Times New Roman" w:hAnsi="Times New Roman" w:cs="Times New Roman"/>
                <w:sz w:val="24"/>
                <w:szCs w:val="24"/>
              </w:rPr>
            </w:rPrChange>
          </w:rPr>
          <w:delText>Nevertheless, in small-island environments like Seychelles, where educational institutions cater to close-knit communities, educators are familiar with their pupils, and collaborative activities may significantly enhance a feeling of belonging and collective effectiveness among students. However, nationally, although limited by statistical evidence, limitations concerning personnel, specialist accessibility, and workload can exacerbate the challenges of maintaining collaborative practice. These systems also present opportunities for robust professional networks and innovation at the school level. Despite global evidence, there exists a scant empirical foundation pertaining specifically to senior secondary schools in the Anse Royale District Seychelles, resulting in unresolved enquiries regarding the most prominent institutional, pedagogical, and interpersonal barriers; learners' perceptions of the motivational and engagement advantages of collaboration; the contextual variables that most significantly facilitate or impede collaborative strategies; and the locally viable evidence-based methods for enhancing teacher-student collaboration. Addressing these deficiencies justifies the current study and directly informs the four research questions.</w:delText>
        </w:r>
      </w:del>
    </w:p>
    <w:p w14:paraId="49C414EA" w14:textId="6E8F5ED5" w:rsidR="00411F52" w:rsidRPr="00411F52" w:rsidDel="005F4450" w:rsidRDefault="00411F52" w:rsidP="00283C8E">
      <w:pPr>
        <w:spacing w:after="0" w:line="360" w:lineRule="auto"/>
        <w:jc w:val="both"/>
        <w:rPr>
          <w:del w:id="107" w:author="ESTHER" w:date="2026-01-08T20:31:00Z" w16du:dateUtc="2026-01-08T16:31:00Z"/>
          <w:rFonts w:ascii="Times New Roman" w:eastAsia="Times New Roman" w:hAnsi="Times New Roman" w:cs="Times New Roman"/>
          <w:sz w:val="24"/>
          <w:szCs w:val="24"/>
        </w:rPr>
      </w:pPr>
      <w:del w:id="108" w:author="ESTHER" w:date="2026-01-08T20:31:00Z" w16du:dateUtc="2026-01-08T16:31:00Z">
        <w:r w:rsidRPr="00B32A05" w:rsidDel="005F4450">
          <w:rPr>
            <w:rFonts w:ascii="Times New Roman" w:eastAsia="Times New Roman" w:hAnsi="Times New Roman" w:cs="Times New Roman"/>
            <w:sz w:val="24"/>
            <w:szCs w:val="24"/>
            <w:highlight w:val="yellow"/>
            <w:rPrChange w:id="109" w:author="ESTHER" w:date="2026-01-08T20:21:00Z" w16du:dateUtc="2026-01-08T16:21:00Z">
              <w:rPr>
                <w:rFonts w:ascii="Times New Roman" w:eastAsia="Times New Roman" w:hAnsi="Times New Roman" w:cs="Times New Roman"/>
                <w:sz w:val="24"/>
                <w:szCs w:val="24"/>
              </w:rPr>
            </w:rPrChange>
          </w:rPr>
          <w:delText xml:space="preserve">The Anse Royale District, located in the southern region of Mahé, accommodates senior secondary classrooms, attracting a varied student population from </w:delText>
        </w:r>
        <w:r w:rsidR="00A64F4B" w:rsidRPr="00B32A05" w:rsidDel="005F4450">
          <w:rPr>
            <w:rFonts w:ascii="Times New Roman" w:eastAsia="Times New Roman" w:hAnsi="Times New Roman" w:cs="Times New Roman"/>
            <w:sz w:val="24"/>
            <w:szCs w:val="24"/>
            <w:highlight w:val="yellow"/>
            <w:rPrChange w:id="110" w:author="ESTHER" w:date="2026-01-08T20:21:00Z" w16du:dateUtc="2026-01-08T16:21:00Z">
              <w:rPr>
                <w:rFonts w:ascii="Times New Roman" w:eastAsia="Times New Roman" w:hAnsi="Times New Roman" w:cs="Times New Roman"/>
                <w:sz w:val="24"/>
                <w:szCs w:val="24"/>
              </w:rPr>
            </w:rPrChange>
          </w:rPr>
          <w:delText>neighbouring</w:delText>
        </w:r>
        <w:r w:rsidRPr="00B32A05" w:rsidDel="005F4450">
          <w:rPr>
            <w:rFonts w:ascii="Times New Roman" w:eastAsia="Times New Roman" w:hAnsi="Times New Roman" w:cs="Times New Roman"/>
            <w:sz w:val="24"/>
            <w:szCs w:val="24"/>
            <w:highlight w:val="yellow"/>
            <w:rPrChange w:id="111" w:author="ESTHER" w:date="2026-01-08T20:21:00Z" w16du:dateUtc="2026-01-08T16:21:00Z">
              <w:rPr>
                <w:rFonts w:ascii="Times New Roman" w:eastAsia="Times New Roman" w:hAnsi="Times New Roman" w:cs="Times New Roman"/>
                <w:sz w:val="24"/>
                <w:szCs w:val="24"/>
              </w:rPr>
            </w:rPrChange>
          </w:rPr>
          <w:delText xml:space="preserve"> settlements. Despite constraints from evidence-based research, Seychelles has expressed policy ambitions over the last decade that </w:delText>
        </w:r>
        <w:r w:rsidR="00A64F4B" w:rsidRPr="00B32A05" w:rsidDel="005F4450">
          <w:rPr>
            <w:rFonts w:ascii="Times New Roman" w:eastAsia="Times New Roman" w:hAnsi="Times New Roman" w:cs="Times New Roman"/>
            <w:sz w:val="24"/>
            <w:szCs w:val="24"/>
            <w:highlight w:val="yellow"/>
            <w:rPrChange w:id="112" w:author="ESTHER" w:date="2026-01-08T20:21:00Z" w16du:dateUtc="2026-01-08T16:21:00Z">
              <w:rPr>
                <w:rFonts w:ascii="Times New Roman" w:eastAsia="Times New Roman" w:hAnsi="Times New Roman" w:cs="Times New Roman"/>
                <w:sz w:val="24"/>
                <w:szCs w:val="24"/>
              </w:rPr>
            </w:rPrChange>
          </w:rPr>
          <w:delText>prioritize</w:delText>
        </w:r>
        <w:r w:rsidRPr="00B32A05" w:rsidDel="005F4450">
          <w:rPr>
            <w:rFonts w:ascii="Times New Roman" w:eastAsia="Times New Roman" w:hAnsi="Times New Roman" w:cs="Times New Roman"/>
            <w:sz w:val="24"/>
            <w:szCs w:val="24"/>
            <w:highlight w:val="yellow"/>
            <w:rPrChange w:id="113" w:author="ESTHER" w:date="2026-01-08T20:21:00Z" w16du:dateUtc="2026-01-08T16:21:00Z">
              <w:rPr>
                <w:rFonts w:ascii="Times New Roman" w:eastAsia="Times New Roman" w:hAnsi="Times New Roman" w:cs="Times New Roman"/>
                <w:sz w:val="24"/>
                <w:szCs w:val="24"/>
              </w:rPr>
            </w:rPrChange>
          </w:rPr>
          <w:delText xml:space="preserve"> quality, equality, and inclusive practices in education. Classroom dynamics are often influenced by enduring lecture-centric practices, restricted opportunities for collaborative task design, and inconsistent access to professional development that enhances collaborative competencies (OECD, 2000). Given the worldwide transition towards competency-based curriculum and formative assessment, it is essential to comprehend the implementation of teacher-student collaboration in Anse Royale classrooms and its correlation with learners' results, motivation, and engagement.</w:delText>
        </w:r>
      </w:del>
    </w:p>
    <w:p w14:paraId="02633C0A"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3402F5BE" w14:textId="035F4FF8" w:rsidR="00411F52" w:rsidRPr="00411F52" w:rsidDel="00587C50" w:rsidRDefault="00F52485" w:rsidP="00411F52">
      <w:pPr>
        <w:spacing w:after="0" w:line="360" w:lineRule="auto"/>
        <w:rPr>
          <w:del w:id="114" w:author="ESTHER" w:date="2026-01-08T16:27:00Z" w16du:dateUtc="2026-01-08T12:27:00Z"/>
          <w:rFonts w:ascii="Times New Roman" w:hAnsi="Times New Roman" w:cs="Times New Roman"/>
          <w:b/>
          <w:bCs/>
          <w:sz w:val="24"/>
          <w:szCs w:val="24"/>
        </w:rPr>
      </w:pPr>
      <w:r>
        <w:rPr>
          <w:rFonts w:ascii="Times New Roman" w:hAnsi="Times New Roman" w:cs="Times New Roman"/>
          <w:b/>
          <w:bCs/>
          <w:sz w:val="24"/>
          <w:szCs w:val="24"/>
        </w:rPr>
        <w:t xml:space="preserve">1.2 </w:t>
      </w:r>
      <w:commentRangeStart w:id="115"/>
      <w:r w:rsidR="00411F52" w:rsidRPr="00411F52">
        <w:rPr>
          <w:rFonts w:ascii="Times New Roman" w:hAnsi="Times New Roman" w:cs="Times New Roman"/>
          <w:b/>
          <w:bCs/>
          <w:sz w:val="24"/>
          <w:szCs w:val="24"/>
        </w:rPr>
        <w:t>S</w:t>
      </w:r>
      <w:r w:rsidR="004E1284">
        <w:rPr>
          <w:rFonts w:ascii="Times New Roman" w:hAnsi="Times New Roman" w:cs="Times New Roman"/>
          <w:b/>
          <w:bCs/>
          <w:sz w:val="24"/>
          <w:szCs w:val="24"/>
        </w:rPr>
        <w:t>tatement of the problem</w:t>
      </w:r>
    </w:p>
    <w:p w14:paraId="709C57DF" w14:textId="101E0472" w:rsidR="00587C50" w:rsidRPr="00587C50" w:rsidRDefault="00587C50">
      <w:pPr>
        <w:spacing w:after="0" w:line="360" w:lineRule="auto"/>
        <w:rPr>
          <w:ins w:id="116" w:author="ESTHER" w:date="2026-01-08T16:27:00Z"/>
        </w:rPr>
        <w:pPrChange w:id="117" w:author="ESTHER" w:date="2026-01-08T16:27:00Z" w16du:dateUtc="2026-01-08T12:27:00Z">
          <w:pPr>
            <w:pStyle w:val="CommentText"/>
          </w:pPr>
        </w:pPrChange>
      </w:pPr>
    </w:p>
    <w:p w14:paraId="4AAA46C0" w14:textId="6C25C69C" w:rsidR="000C5483" w:rsidRDefault="000C5483">
      <w:pPr>
        <w:pStyle w:val="CommentText"/>
        <w:spacing w:line="360" w:lineRule="auto"/>
        <w:rPr>
          <w:ins w:id="118" w:author="ESTHER" w:date="2026-01-08T16:41:00Z" w16du:dateUtc="2026-01-08T12:41:00Z"/>
          <w:rFonts w:ascii="Times New Roman" w:hAnsi="Times New Roman" w:cs="Times New Roman"/>
          <w:sz w:val="24"/>
          <w:szCs w:val="24"/>
        </w:rPr>
        <w:pPrChange w:id="119" w:author="ESTHER" w:date="2026-01-08T16:44:00Z" w16du:dateUtc="2026-01-08T12:44:00Z">
          <w:pPr>
            <w:pStyle w:val="CommentText"/>
          </w:pPr>
        </w:pPrChange>
      </w:pPr>
      <w:ins w:id="120" w:author="ESTHER" w:date="2026-01-08T16:41:00Z">
        <w:r w:rsidRPr="000C5483">
          <w:rPr>
            <w:rFonts w:ascii="Times New Roman" w:hAnsi="Times New Roman" w:cs="Times New Roman"/>
            <w:sz w:val="24"/>
            <w:szCs w:val="24"/>
          </w:rPr>
          <w:t>Although Seychelles' national policy supports learner-centred and inclusive education, there are still problems in senior secondary classrooms with students not being motivated or engaged consistently and having uneven academic outcomes</w:t>
        </w:r>
      </w:ins>
      <w:ins w:id="121" w:author="ESTHER" w:date="2026-01-08T19:41:00Z" w16du:dateUtc="2026-01-08T15:41:00Z">
        <w:r w:rsidR="006176E5">
          <w:rPr>
            <w:rFonts w:ascii="Times New Roman" w:hAnsi="Times New Roman" w:cs="Times New Roman"/>
            <w:sz w:val="24"/>
            <w:szCs w:val="24"/>
          </w:rPr>
          <w:t xml:space="preserve"> (Wang, Frederick &amp; Ye, 2023)</w:t>
        </w:r>
      </w:ins>
      <w:ins w:id="122" w:author="ESTHER" w:date="2026-01-08T16:41:00Z">
        <w:r w:rsidRPr="000C5483">
          <w:rPr>
            <w:rFonts w:ascii="Times New Roman" w:hAnsi="Times New Roman" w:cs="Times New Roman"/>
            <w:sz w:val="24"/>
            <w:szCs w:val="24"/>
          </w:rPr>
          <w:t>. Practically, teaching and learning are still mostly guided by the teacher in many classrooms, with few chances for students to have a real impact on planning, making decisions, getting feedback, and judging their own learning</w:t>
        </w:r>
      </w:ins>
      <w:ins w:id="123" w:author="ESTHER" w:date="2026-01-08T19:42:00Z" w16du:dateUtc="2026-01-08T15:42:00Z">
        <w:r w:rsidR="006176E5">
          <w:rPr>
            <w:rFonts w:ascii="Times New Roman" w:hAnsi="Times New Roman" w:cs="Times New Roman"/>
            <w:sz w:val="24"/>
            <w:szCs w:val="24"/>
          </w:rPr>
          <w:t xml:space="preserve"> (</w:t>
        </w:r>
        <w:proofErr w:type="spellStart"/>
        <w:r w:rsidR="006176E5">
          <w:rPr>
            <w:rFonts w:ascii="Times New Roman" w:hAnsi="Times New Roman" w:cs="Times New Roman"/>
            <w:sz w:val="24"/>
            <w:szCs w:val="24"/>
          </w:rPr>
          <w:t>Mercei</w:t>
        </w:r>
        <w:proofErr w:type="spellEnd"/>
        <w:r w:rsidR="006176E5">
          <w:rPr>
            <w:rFonts w:ascii="Times New Roman" w:hAnsi="Times New Roman" w:cs="Times New Roman"/>
            <w:sz w:val="24"/>
            <w:szCs w:val="24"/>
          </w:rPr>
          <w:t xml:space="preserve"> &amp; Dawes, 2022)</w:t>
        </w:r>
      </w:ins>
      <w:ins w:id="124" w:author="ESTHER" w:date="2026-01-08T16:41:00Z">
        <w:r w:rsidRPr="000C5483">
          <w:rPr>
            <w:rFonts w:ascii="Times New Roman" w:hAnsi="Times New Roman" w:cs="Times New Roman"/>
            <w:sz w:val="24"/>
            <w:szCs w:val="24"/>
          </w:rPr>
          <w:t xml:space="preserve">. </w:t>
        </w:r>
        <w:r w:rsidRPr="000C5483">
          <w:rPr>
            <w:rFonts w:ascii="Times New Roman" w:hAnsi="Times New Roman" w:cs="Times New Roman"/>
            <w:sz w:val="24"/>
            <w:szCs w:val="24"/>
          </w:rPr>
          <w:br/>
          <w:t>However, there is</w:t>
        </w:r>
      </w:ins>
      <w:ins w:id="125" w:author="ESTHER" w:date="2026-01-08T19:43:00Z" w16du:dateUtc="2026-01-08T15:43:00Z">
        <w:r w:rsidR="00507F8A">
          <w:rPr>
            <w:rFonts w:ascii="Times New Roman" w:hAnsi="Times New Roman" w:cs="Times New Roman"/>
            <w:sz w:val="24"/>
            <w:szCs w:val="24"/>
          </w:rPr>
          <w:t xml:space="preserve"> no</w:t>
        </w:r>
      </w:ins>
      <w:ins w:id="126" w:author="ESTHER" w:date="2026-01-08T19:48:00Z" w16du:dateUtc="2026-01-08T15:48:00Z">
        <w:r w:rsidR="009D60FE">
          <w:rPr>
            <w:rFonts w:ascii="Times New Roman" w:hAnsi="Times New Roman" w:cs="Times New Roman"/>
            <w:sz w:val="24"/>
            <w:szCs w:val="24"/>
          </w:rPr>
          <w:t xml:space="preserve"> national</w:t>
        </w:r>
      </w:ins>
      <w:ins w:id="127" w:author="ESTHER" w:date="2026-01-08T19:44:00Z" w16du:dateUtc="2026-01-08T15:44:00Z">
        <w:r w:rsidR="00507F8A">
          <w:rPr>
            <w:rFonts w:ascii="Times New Roman" w:hAnsi="Times New Roman" w:cs="Times New Roman"/>
            <w:sz w:val="24"/>
            <w:szCs w:val="24"/>
          </w:rPr>
          <w:t xml:space="preserve"> </w:t>
        </w:r>
      </w:ins>
      <w:ins w:id="128" w:author="ESTHER" w:date="2026-01-08T19:51:00Z" w16du:dateUtc="2026-01-08T15:51:00Z">
        <w:r w:rsidR="00947C9F">
          <w:rPr>
            <w:rFonts w:ascii="Times New Roman" w:hAnsi="Times New Roman" w:cs="Times New Roman"/>
            <w:sz w:val="24"/>
            <w:szCs w:val="24"/>
          </w:rPr>
          <w:t>evidence-based</w:t>
        </w:r>
      </w:ins>
      <w:ins w:id="129" w:author="ESTHER" w:date="2026-01-08T19:44:00Z" w16du:dateUtc="2026-01-08T15:44:00Z">
        <w:r w:rsidR="00507F8A">
          <w:rPr>
            <w:rFonts w:ascii="Times New Roman" w:hAnsi="Times New Roman" w:cs="Times New Roman"/>
            <w:sz w:val="24"/>
            <w:szCs w:val="24"/>
          </w:rPr>
          <w:t xml:space="preserve"> study</w:t>
        </w:r>
      </w:ins>
      <w:ins w:id="130" w:author="ESTHER" w:date="2026-01-08T19:45:00Z" w16du:dateUtc="2026-01-08T15:45:00Z">
        <w:r w:rsidR="00507F8A">
          <w:rPr>
            <w:rFonts w:ascii="Times New Roman" w:hAnsi="Times New Roman" w:cs="Times New Roman"/>
            <w:sz w:val="24"/>
            <w:szCs w:val="24"/>
          </w:rPr>
          <w:t xml:space="preserve"> on</w:t>
        </w:r>
      </w:ins>
      <w:ins w:id="131" w:author="ESTHER" w:date="2026-01-08T16:41:00Z">
        <w:r w:rsidRPr="000C5483">
          <w:rPr>
            <w:rFonts w:ascii="Times New Roman" w:hAnsi="Times New Roman" w:cs="Times New Roman"/>
            <w:sz w:val="24"/>
            <w:szCs w:val="24"/>
          </w:rPr>
          <w:t xml:space="preserve"> </w:t>
        </w:r>
      </w:ins>
      <w:ins w:id="132" w:author="ESTHER" w:date="2026-01-08T19:45:00Z" w16du:dateUtc="2026-01-08T15:45:00Z">
        <w:r w:rsidR="00507F8A">
          <w:rPr>
            <w:rFonts w:ascii="Times New Roman" w:hAnsi="Times New Roman" w:cs="Times New Roman"/>
            <w:sz w:val="24"/>
            <w:szCs w:val="24"/>
          </w:rPr>
          <w:t>teache</w:t>
        </w:r>
      </w:ins>
      <w:ins w:id="133" w:author="ESTHER" w:date="2026-01-08T19:46:00Z" w16du:dateUtc="2026-01-08T15:46:00Z">
        <w:r w:rsidR="00507F8A">
          <w:rPr>
            <w:rFonts w:ascii="Times New Roman" w:hAnsi="Times New Roman" w:cs="Times New Roman"/>
            <w:sz w:val="24"/>
            <w:szCs w:val="24"/>
          </w:rPr>
          <w:t>rs-</w:t>
        </w:r>
      </w:ins>
      <w:ins w:id="134" w:author="ESTHER" w:date="2026-01-08T19:58:00Z" w16du:dateUtc="2026-01-08T15:58:00Z">
        <w:r w:rsidR="00B21895">
          <w:rPr>
            <w:rFonts w:ascii="Times New Roman" w:hAnsi="Times New Roman" w:cs="Times New Roman"/>
            <w:sz w:val="24"/>
            <w:szCs w:val="24"/>
          </w:rPr>
          <w:t>students’</w:t>
        </w:r>
      </w:ins>
      <w:ins w:id="135" w:author="ESTHER" w:date="2026-01-08T19:46:00Z" w16du:dateUtc="2026-01-08T15:46:00Z">
        <w:r w:rsidR="00507F8A">
          <w:rPr>
            <w:rFonts w:ascii="Times New Roman" w:hAnsi="Times New Roman" w:cs="Times New Roman"/>
            <w:sz w:val="24"/>
            <w:szCs w:val="24"/>
          </w:rPr>
          <w:t xml:space="preserve"> </w:t>
        </w:r>
      </w:ins>
      <w:ins w:id="136" w:author="ESTHER" w:date="2026-01-08T16:41:00Z">
        <w:r w:rsidRPr="000C5483">
          <w:rPr>
            <w:rFonts w:ascii="Times New Roman" w:hAnsi="Times New Roman" w:cs="Times New Roman"/>
            <w:sz w:val="24"/>
            <w:szCs w:val="24"/>
          </w:rPr>
          <w:t>collaborative</w:t>
        </w:r>
      </w:ins>
      <w:ins w:id="137" w:author="ESTHER" w:date="2026-01-08T19:45:00Z" w16du:dateUtc="2026-01-08T15:45:00Z">
        <w:r w:rsidR="00507F8A">
          <w:rPr>
            <w:rFonts w:ascii="Times New Roman" w:hAnsi="Times New Roman" w:cs="Times New Roman"/>
            <w:sz w:val="24"/>
            <w:szCs w:val="24"/>
          </w:rPr>
          <w:t xml:space="preserve"> practices, </w:t>
        </w:r>
      </w:ins>
      <w:ins w:id="138" w:author="ESTHER" w:date="2026-01-08T19:51:00Z" w16du:dateUtc="2026-01-08T15:51:00Z">
        <w:r w:rsidR="00947C9F">
          <w:rPr>
            <w:rFonts w:ascii="Times New Roman" w:hAnsi="Times New Roman" w:cs="Times New Roman"/>
            <w:sz w:val="24"/>
            <w:szCs w:val="24"/>
          </w:rPr>
          <w:t>their</w:t>
        </w:r>
      </w:ins>
      <w:ins w:id="139" w:author="ESTHER" w:date="2026-01-08T19:45:00Z" w16du:dateUtc="2026-01-08T15:45:00Z">
        <w:r w:rsidR="00507F8A">
          <w:rPr>
            <w:rFonts w:ascii="Times New Roman" w:hAnsi="Times New Roman" w:cs="Times New Roman"/>
            <w:sz w:val="24"/>
            <w:szCs w:val="24"/>
          </w:rPr>
          <w:t xml:space="preserve"> impacts,</w:t>
        </w:r>
      </w:ins>
      <w:ins w:id="140" w:author="ESTHER" w:date="2026-01-08T16:41:00Z">
        <w:r w:rsidRPr="000C5483">
          <w:rPr>
            <w:rFonts w:ascii="Times New Roman" w:hAnsi="Times New Roman" w:cs="Times New Roman"/>
            <w:sz w:val="24"/>
            <w:szCs w:val="24"/>
          </w:rPr>
          <w:t xml:space="preserve"> approaches</w:t>
        </w:r>
      </w:ins>
      <w:ins w:id="141" w:author="ESTHER" w:date="2026-01-08T19:47:00Z" w16du:dateUtc="2026-01-08T15:47:00Z">
        <w:r w:rsidR="009D60FE">
          <w:rPr>
            <w:rFonts w:ascii="Times New Roman" w:hAnsi="Times New Roman" w:cs="Times New Roman"/>
            <w:sz w:val="24"/>
            <w:szCs w:val="24"/>
          </w:rPr>
          <w:t>,</w:t>
        </w:r>
      </w:ins>
      <w:ins w:id="142" w:author="ESTHER" w:date="2026-01-08T19:46:00Z" w16du:dateUtc="2026-01-08T15:46:00Z">
        <w:r w:rsidR="00507F8A">
          <w:rPr>
            <w:rFonts w:ascii="Times New Roman" w:hAnsi="Times New Roman" w:cs="Times New Roman"/>
            <w:sz w:val="24"/>
            <w:szCs w:val="24"/>
          </w:rPr>
          <w:t xml:space="preserve"> implications</w:t>
        </w:r>
      </w:ins>
      <w:ins w:id="143" w:author="ESTHER" w:date="2026-01-08T19:51:00Z" w16du:dateUtc="2026-01-08T15:51:00Z">
        <w:r w:rsidR="00947C9F">
          <w:rPr>
            <w:rFonts w:ascii="Times New Roman" w:hAnsi="Times New Roman" w:cs="Times New Roman"/>
            <w:sz w:val="24"/>
            <w:szCs w:val="24"/>
          </w:rPr>
          <w:t>,</w:t>
        </w:r>
      </w:ins>
      <w:ins w:id="144" w:author="ESTHER" w:date="2026-01-08T19:46:00Z" w16du:dateUtc="2026-01-08T15:46:00Z">
        <w:r w:rsidR="00507F8A">
          <w:rPr>
            <w:rFonts w:ascii="Times New Roman" w:hAnsi="Times New Roman" w:cs="Times New Roman"/>
            <w:sz w:val="24"/>
            <w:szCs w:val="24"/>
          </w:rPr>
          <w:t xml:space="preserve"> or implementations</w:t>
        </w:r>
      </w:ins>
      <w:ins w:id="145" w:author="ESTHER" w:date="2026-01-08T16:41:00Z">
        <w:r w:rsidRPr="000C5483">
          <w:rPr>
            <w:rFonts w:ascii="Times New Roman" w:hAnsi="Times New Roman" w:cs="Times New Roman"/>
            <w:sz w:val="24"/>
            <w:szCs w:val="24"/>
          </w:rPr>
          <w:t xml:space="preserve"> in senior secondary schools in the Anse Royale District, </w:t>
        </w:r>
      </w:ins>
      <w:ins w:id="146" w:author="ESTHER" w:date="2026-01-08T19:47:00Z" w16du:dateUtc="2026-01-08T15:47:00Z">
        <w:r w:rsidR="009D60FE">
          <w:rPr>
            <w:rFonts w:ascii="Times New Roman" w:hAnsi="Times New Roman" w:cs="Times New Roman"/>
            <w:sz w:val="24"/>
            <w:szCs w:val="24"/>
          </w:rPr>
          <w:t xml:space="preserve">despite </w:t>
        </w:r>
      </w:ins>
      <w:ins w:id="147" w:author="ESTHER" w:date="2026-01-08T19:48:00Z" w16du:dateUtc="2026-01-08T15:48:00Z">
        <w:r w:rsidR="009D60FE">
          <w:rPr>
            <w:rFonts w:ascii="Times New Roman" w:hAnsi="Times New Roman" w:cs="Times New Roman"/>
            <w:sz w:val="24"/>
            <w:szCs w:val="24"/>
          </w:rPr>
          <w:t>wide internat</w:t>
        </w:r>
      </w:ins>
      <w:ins w:id="148" w:author="ESTHER" w:date="2026-01-08T19:49:00Z" w16du:dateUtc="2026-01-08T15:49:00Z">
        <w:r w:rsidR="009D60FE">
          <w:rPr>
            <w:rFonts w:ascii="Times New Roman" w:hAnsi="Times New Roman" w:cs="Times New Roman"/>
            <w:sz w:val="24"/>
            <w:szCs w:val="24"/>
          </w:rPr>
          <w:t xml:space="preserve">ional </w:t>
        </w:r>
      </w:ins>
      <w:ins w:id="149" w:author="ESTHER" w:date="2026-01-08T19:51:00Z" w16du:dateUtc="2026-01-08T15:51:00Z">
        <w:r w:rsidR="00947C9F">
          <w:rPr>
            <w:rFonts w:ascii="Times New Roman" w:hAnsi="Times New Roman" w:cs="Times New Roman"/>
            <w:sz w:val="24"/>
            <w:szCs w:val="24"/>
          </w:rPr>
          <w:t>evidence</w:t>
        </w:r>
      </w:ins>
      <w:ins w:id="150" w:author="ESTHER" w:date="2026-01-08T19:49:00Z" w16du:dateUtc="2026-01-08T15:49:00Z">
        <w:r w:rsidR="009D60FE">
          <w:rPr>
            <w:rFonts w:ascii="Times New Roman" w:hAnsi="Times New Roman" w:cs="Times New Roman"/>
            <w:sz w:val="24"/>
            <w:szCs w:val="24"/>
          </w:rPr>
          <w:t xml:space="preserve"> and theories surrounding teachers</w:t>
        </w:r>
      </w:ins>
      <w:ins w:id="151" w:author="ESTHER" w:date="2026-01-08T19:50:00Z" w16du:dateUtc="2026-01-08T15:50:00Z">
        <w:r w:rsidR="009D60FE">
          <w:rPr>
            <w:rFonts w:ascii="Times New Roman" w:hAnsi="Times New Roman" w:cs="Times New Roman"/>
            <w:sz w:val="24"/>
            <w:szCs w:val="24"/>
          </w:rPr>
          <w:t>-</w:t>
        </w:r>
      </w:ins>
      <w:proofErr w:type="gramStart"/>
      <w:ins w:id="152" w:author="ESTHER" w:date="2026-01-08T19:49:00Z" w16du:dateUtc="2026-01-08T15:49:00Z">
        <w:r w:rsidR="009D60FE">
          <w:rPr>
            <w:rFonts w:ascii="Times New Roman" w:hAnsi="Times New Roman" w:cs="Times New Roman"/>
            <w:sz w:val="24"/>
            <w:szCs w:val="24"/>
          </w:rPr>
          <w:t>students</w:t>
        </w:r>
        <w:proofErr w:type="gramEnd"/>
        <w:r w:rsidR="009D60FE">
          <w:rPr>
            <w:rFonts w:ascii="Times New Roman" w:hAnsi="Times New Roman" w:cs="Times New Roman"/>
            <w:sz w:val="24"/>
            <w:szCs w:val="24"/>
          </w:rPr>
          <w:t xml:space="preserve"> collaborative practices within the</w:t>
        </w:r>
      </w:ins>
      <w:ins w:id="153" w:author="ESTHER" w:date="2026-01-08T19:50:00Z" w16du:dateUtc="2026-01-08T15:50:00Z">
        <w:r w:rsidR="00D747C1">
          <w:rPr>
            <w:rFonts w:ascii="Times New Roman" w:hAnsi="Times New Roman" w:cs="Times New Roman"/>
            <w:sz w:val="24"/>
            <w:szCs w:val="24"/>
          </w:rPr>
          <w:t xml:space="preserve"> </w:t>
        </w:r>
      </w:ins>
      <w:ins w:id="154" w:author="ESTHER" w:date="2026-01-08T19:51:00Z" w16du:dateUtc="2026-01-08T15:51:00Z">
        <w:r w:rsidR="00D747C1">
          <w:rPr>
            <w:rFonts w:ascii="Times New Roman" w:hAnsi="Times New Roman" w:cs="Times New Roman"/>
            <w:sz w:val="24"/>
            <w:szCs w:val="24"/>
          </w:rPr>
          <w:t>educational</w:t>
        </w:r>
      </w:ins>
      <w:ins w:id="155" w:author="ESTHER" w:date="2026-01-08T19:50:00Z" w16du:dateUtc="2026-01-08T15:50:00Z">
        <w:r w:rsidR="00D747C1">
          <w:rPr>
            <w:rFonts w:ascii="Times New Roman" w:hAnsi="Times New Roman" w:cs="Times New Roman"/>
            <w:sz w:val="24"/>
            <w:szCs w:val="24"/>
          </w:rPr>
          <w:t xml:space="preserve"> field and practices</w:t>
        </w:r>
      </w:ins>
      <w:ins w:id="156" w:author="ESTHER" w:date="2026-01-08T16:41:00Z">
        <w:r w:rsidRPr="000C5483">
          <w:rPr>
            <w:rFonts w:ascii="Times New Roman" w:hAnsi="Times New Roman" w:cs="Times New Roman"/>
            <w:sz w:val="24"/>
            <w:szCs w:val="24"/>
          </w:rPr>
          <w:t xml:space="preserve">. </w:t>
        </w:r>
      </w:ins>
      <w:ins w:id="157" w:author="ESTHER" w:date="2026-01-08T19:53:00Z" w16du:dateUtc="2026-01-08T15:53:00Z">
        <w:r w:rsidR="00947C9F">
          <w:rPr>
            <w:rFonts w:ascii="Times New Roman" w:hAnsi="Times New Roman" w:cs="Times New Roman"/>
            <w:sz w:val="24"/>
            <w:szCs w:val="24"/>
          </w:rPr>
          <w:t xml:space="preserve">Similarly, in a similar vein, </w:t>
        </w:r>
      </w:ins>
      <w:ins w:id="158" w:author="ESTHER" w:date="2026-01-08T19:54:00Z" w16du:dateUtc="2026-01-08T15:54:00Z">
        <w:r w:rsidR="00947C9F">
          <w:rPr>
            <w:rFonts w:ascii="Times New Roman" w:hAnsi="Times New Roman" w:cs="Times New Roman"/>
            <w:sz w:val="24"/>
            <w:szCs w:val="24"/>
          </w:rPr>
          <w:t xml:space="preserve">the </w:t>
        </w:r>
      </w:ins>
      <w:ins w:id="159" w:author="ESTHER" w:date="2026-01-08T19:55:00Z" w16du:dateUtc="2026-01-08T15:55:00Z">
        <w:r w:rsidR="00947C9F">
          <w:rPr>
            <w:rFonts w:ascii="Times New Roman" w:hAnsi="Times New Roman" w:cs="Times New Roman"/>
            <w:sz w:val="24"/>
            <w:szCs w:val="24"/>
          </w:rPr>
          <w:t>absence</w:t>
        </w:r>
      </w:ins>
      <w:ins w:id="160" w:author="ESTHER" w:date="2026-01-08T19:54:00Z" w16du:dateUtc="2026-01-08T15:54:00Z">
        <w:r w:rsidR="00947C9F">
          <w:rPr>
            <w:rFonts w:ascii="Times New Roman" w:hAnsi="Times New Roman" w:cs="Times New Roman"/>
            <w:sz w:val="24"/>
            <w:szCs w:val="24"/>
          </w:rPr>
          <w:t xml:space="preserve"> of evidence mak</w:t>
        </w:r>
      </w:ins>
      <w:ins w:id="161" w:author="ESTHER" w:date="2026-01-08T19:55:00Z" w16du:dateUtc="2026-01-08T15:55:00Z">
        <w:r w:rsidR="00947C9F">
          <w:rPr>
            <w:rFonts w:ascii="Times New Roman" w:hAnsi="Times New Roman" w:cs="Times New Roman"/>
            <w:sz w:val="24"/>
            <w:szCs w:val="24"/>
          </w:rPr>
          <w:t xml:space="preserve">es it </w:t>
        </w:r>
      </w:ins>
      <w:ins w:id="162" w:author="ESTHER" w:date="2026-01-08T19:54:00Z" w16du:dateUtc="2026-01-08T15:54:00Z">
        <w:r w:rsidR="00947C9F">
          <w:rPr>
            <w:rFonts w:ascii="Times New Roman" w:hAnsi="Times New Roman" w:cs="Times New Roman"/>
            <w:sz w:val="24"/>
            <w:szCs w:val="24"/>
          </w:rPr>
          <w:t xml:space="preserve">hard to </w:t>
        </w:r>
      </w:ins>
      <w:ins w:id="163" w:author="ESTHER" w:date="2026-01-08T19:56:00Z" w16du:dateUtc="2026-01-08T15:56:00Z">
        <w:r w:rsidR="00947C9F">
          <w:rPr>
            <w:rFonts w:ascii="Times New Roman" w:hAnsi="Times New Roman" w:cs="Times New Roman"/>
            <w:sz w:val="24"/>
            <w:szCs w:val="24"/>
          </w:rPr>
          <w:t xml:space="preserve">predict the </w:t>
        </w:r>
      </w:ins>
      <w:ins w:id="164" w:author="ESTHER" w:date="2026-01-08T16:41:00Z">
        <w:r w:rsidRPr="000C5483">
          <w:rPr>
            <w:rFonts w:ascii="Times New Roman" w:hAnsi="Times New Roman" w:cs="Times New Roman"/>
            <w:sz w:val="24"/>
            <w:szCs w:val="24"/>
          </w:rPr>
          <w:t xml:space="preserve">existing </w:t>
        </w:r>
      </w:ins>
      <w:ins w:id="165" w:author="ESTHER" w:date="2026-01-08T19:56:00Z" w16du:dateUtc="2026-01-08T15:56:00Z">
        <w:r w:rsidR="00947C9F">
          <w:rPr>
            <w:rFonts w:ascii="Times New Roman" w:hAnsi="Times New Roman" w:cs="Times New Roman"/>
            <w:sz w:val="24"/>
            <w:szCs w:val="24"/>
          </w:rPr>
          <w:t>collaborative educational</w:t>
        </w:r>
      </w:ins>
      <w:ins w:id="166" w:author="ESTHER" w:date="2026-01-08T16:41:00Z">
        <w:r w:rsidRPr="000C5483">
          <w:rPr>
            <w:rFonts w:ascii="Times New Roman" w:hAnsi="Times New Roman" w:cs="Times New Roman"/>
            <w:sz w:val="24"/>
            <w:szCs w:val="24"/>
          </w:rPr>
          <w:t xml:space="preserve"> </w:t>
        </w:r>
        <w:r w:rsidRPr="000C5483">
          <w:rPr>
            <w:rFonts w:ascii="Times New Roman" w:hAnsi="Times New Roman" w:cs="Times New Roman"/>
            <w:sz w:val="24"/>
            <w:szCs w:val="24"/>
          </w:rPr>
          <w:lastRenderedPageBreak/>
          <w:t>activities</w:t>
        </w:r>
      </w:ins>
      <w:ins w:id="167" w:author="ESTHER" w:date="2026-01-08T19:57:00Z" w16du:dateUtc="2026-01-08T15:57:00Z">
        <w:r w:rsidR="00947C9F">
          <w:rPr>
            <w:rFonts w:ascii="Times New Roman" w:hAnsi="Times New Roman" w:cs="Times New Roman"/>
            <w:sz w:val="24"/>
            <w:szCs w:val="24"/>
          </w:rPr>
          <w:t xml:space="preserve"> and their impact within this educational setting (Anse Royale Secondary School)</w:t>
        </w:r>
      </w:ins>
      <w:ins w:id="168" w:author="ESTHER" w:date="2026-01-08T16:41:00Z">
        <w:r w:rsidRPr="000C5483">
          <w:rPr>
            <w:rFonts w:ascii="Times New Roman" w:hAnsi="Times New Roman" w:cs="Times New Roman"/>
            <w:sz w:val="24"/>
            <w:szCs w:val="24"/>
          </w:rPr>
          <w:t xml:space="preserve"> </w:t>
        </w:r>
        <w:r w:rsidRPr="000C5483">
          <w:rPr>
            <w:rFonts w:ascii="Times New Roman" w:hAnsi="Times New Roman" w:cs="Times New Roman"/>
            <w:sz w:val="24"/>
            <w:szCs w:val="24"/>
          </w:rPr>
          <w:br/>
          <w:t xml:space="preserve">In the absence of </w:t>
        </w:r>
      </w:ins>
      <w:ins w:id="169" w:author="ESTHER" w:date="2026-01-08T19:58:00Z" w16du:dateUtc="2026-01-08T15:58:00Z">
        <w:r w:rsidR="00B21895">
          <w:rPr>
            <w:rFonts w:ascii="Times New Roman" w:hAnsi="Times New Roman" w:cs="Times New Roman"/>
            <w:sz w:val="24"/>
            <w:szCs w:val="24"/>
          </w:rPr>
          <w:t xml:space="preserve">local </w:t>
        </w:r>
      </w:ins>
      <w:ins w:id="170" w:author="ESTHER" w:date="2026-01-08T16:41:00Z">
        <w:r w:rsidRPr="000C5483">
          <w:rPr>
            <w:rFonts w:ascii="Times New Roman" w:hAnsi="Times New Roman" w:cs="Times New Roman"/>
            <w:sz w:val="24"/>
            <w:szCs w:val="24"/>
          </w:rPr>
          <w:t xml:space="preserve">grounded data, there is a significant gap in our knowledge of: </w:t>
        </w:r>
      </w:ins>
    </w:p>
    <w:p w14:paraId="3669D309" w14:textId="77777777" w:rsidR="000C5483" w:rsidRDefault="000C5483">
      <w:pPr>
        <w:pStyle w:val="CommentText"/>
        <w:numPr>
          <w:ilvl w:val="0"/>
          <w:numId w:val="15"/>
        </w:numPr>
        <w:spacing w:line="360" w:lineRule="auto"/>
        <w:rPr>
          <w:ins w:id="171" w:author="ESTHER" w:date="2026-01-08T16:43:00Z" w16du:dateUtc="2026-01-08T12:43:00Z"/>
          <w:rFonts w:ascii="Times New Roman" w:hAnsi="Times New Roman" w:cs="Times New Roman"/>
          <w:sz w:val="24"/>
          <w:szCs w:val="24"/>
        </w:rPr>
        <w:pPrChange w:id="172" w:author="ESTHER" w:date="2026-01-08T16:44:00Z" w16du:dateUtc="2026-01-08T12:44:00Z">
          <w:pPr>
            <w:pStyle w:val="CommentText"/>
            <w:numPr>
              <w:numId w:val="15"/>
            </w:numPr>
            <w:ind w:left="720" w:hanging="360"/>
          </w:pPr>
        </w:pPrChange>
      </w:pPr>
      <w:ins w:id="173" w:author="ESTHER" w:date="2026-01-08T16:41:00Z">
        <w:r w:rsidRPr="000C5483">
          <w:rPr>
            <w:rFonts w:ascii="Times New Roman" w:hAnsi="Times New Roman" w:cs="Times New Roman"/>
            <w:sz w:val="24"/>
            <w:szCs w:val="24"/>
          </w:rPr>
          <w:t xml:space="preserve">the level and type of teacher–student collaboration in Anse Royale senior secondary classrooms; </w:t>
        </w:r>
      </w:ins>
    </w:p>
    <w:p w14:paraId="3A0868F0" w14:textId="4A122D8A" w:rsidR="000C5483" w:rsidRDefault="000C5483">
      <w:pPr>
        <w:pStyle w:val="CommentText"/>
        <w:numPr>
          <w:ilvl w:val="0"/>
          <w:numId w:val="15"/>
        </w:numPr>
        <w:spacing w:line="360" w:lineRule="auto"/>
        <w:rPr>
          <w:ins w:id="174" w:author="ESTHER" w:date="2026-01-08T16:42:00Z" w16du:dateUtc="2026-01-08T12:42:00Z"/>
          <w:rFonts w:ascii="Times New Roman" w:hAnsi="Times New Roman" w:cs="Times New Roman"/>
          <w:sz w:val="24"/>
          <w:szCs w:val="24"/>
        </w:rPr>
        <w:pPrChange w:id="175" w:author="ESTHER" w:date="2026-01-08T16:44:00Z" w16du:dateUtc="2026-01-08T12:44:00Z">
          <w:pPr>
            <w:pStyle w:val="CommentText"/>
          </w:pPr>
        </w:pPrChange>
      </w:pPr>
      <w:ins w:id="176" w:author="ESTHER" w:date="2026-01-08T16:41:00Z">
        <w:r w:rsidRPr="000C5483">
          <w:rPr>
            <w:rFonts w:ascii="Times New Roman" w:hAnsi="Times New Roman" w:cs="Times New Roman"/>
            <w:sz w:val="24"/>
            <w:szCs w:val="24"/>
          </w:rPr>
          <w:t xml:space="preserve">how students understand and experience collaborative practices in relation to their motivation and engagement; and </w:t>
        </w:r>
      </w:ins>
    </w:p>
    <w:p w14:paraId="60EFDE26" w14:textId="77777777" w:rsidR="000C5483" w:rsidRDefault="000C5483">
      <w:pPr>
        <w:pStyle w:val="CommentText"/>
        <w:numPr>
          <w:ilvl w:val="0"/>
          <w:numId w:val="15"/>
        </w:numPr>
        <w:spacing w:line="360" w:lineRule="auto"/>
        <w:rPr>
          <w:ins w:id="177" w:author="ESTHER" w:date="2026-01-08T16:43:00Z" w16du:dateUtc="2026-01-08T12:43:00Z"/>
          <w:rFonts w:ascii="Times New Roman" w:hAnsi="Times New Roman" w:cs="Times New Roman"/>
          <w:sz w:val="24"/>
          <w:szCs w:val="24"/>
        </w:rPr>
        <w:pPrChange w:id="178" w:author="ESTHER" w:date="2026-01-08T16:44:00Z" w16du:dateUtc="2026-01-08T12:44:00Z">
          <w:pPr>
            <w:pStyle w:val="CommentText"/>
            <w:numPr>
              <w:numId w:val="15"/>
            </w:numPr>
            <w:ind w:left="720" w:hanging="360"/>
          </w:pPr>
        </w:pPrChange>
      </w:pPr>
      <w:ins w:id="179" w:author="ESTHER" w:date="2026-01-08T16:41:00Z">
        <w:r w:rsidRPr="000C5483">
          <w:rPr>
            <w:rFonts w:ascii="Times New Roman" w:hAnsi="Times New Roman" w:cs="Times New Roman"/>
            <w:sz w:val="24"/>
            <w:szCs w:val="24"/>
          </w:rPr>
          <w:t xml:space="preserve">the institutional, pedagogical, and interpersonal factors that support or undermine effective collaboration in a small-island educational setting. </w:t>
        </w:r>
      </w:ins>
    </w:p>
    <w:p w14:paraId="709A5702" w14:textId="4C9DB036" w:rsidR="00411F52" w:rsidDel="005F4450" w:rsidRDefault="00F12B2D" w:rsidP="005F4450">
      <w:pPr>
        <w:pStyle w:val="CommentText"/>
        <w:rPr>
          <w:del w:id="180" w:author="ESTHER" w:date="2026-01-08T20:02:00Z" w16du:dateUtc="2026-01-08T16:02:00Z"/>
          <w:rFonts w:ascii="Times New Roman" w:hAnsi="Times New Roman" w:cs="Times New Roman"/>
          <w:sz w:val="24"/>
          <w:szCs w:val="24"/>
        </w:rPr>
      </w:pPr>
      <w:ins w:id="181" w:author="ESTHER" w:date="2026-01-08T19:26:00Z" w16du:dateUtc="2026-01-08T15:26:00Z">
        <w:r>
          <w:rPr>
            <w:rFonts w:ascii="Times New Roman" w:hAnsi="Times New Roman" w:cs="Times New Roman"/>
            <w:sz w:val="24"/>
            <w:szCs w:val="24"/>
          </w:rPr>
          <w:t xml:space="preserve">A study by Hattie (2021) revealed that </w:t>
        </w:r>
      </w:ins>
      <w:ins w:id="182" w:author="ESTHER" w:date="2026-01-08T16:41:00Z">
        <w:r w:rsidR="000C5483" w:rsidRPr="000C5483">
          <w:rPr>
            <w:rFonts w:ascii="Times New Roman" w:hAnsi="Times New Roman" w:cs="Times New Roman"/>
            <w:sz w:val="24"/>
            <w:szCs w:val="24"/>
          </w:rPr>
          <w:t>school leaders and policymakers</w:t>
        </w:r>
      </w:ins>
      <w:ins w:id="183" w:author="ESTHER" w:date="2026-01-08T19:27:00Z" w16du:dateUtc="2026-01-08T15:27:00Z">
        <w:r>
          <w:rPr>
            <w:rFonts w:ascii="Times New Roman" w:hAnsi="Times New Roman" w:cs="Times New Roman"/>
            <w:sz w:val="24"/>
            <w:szCs w:val="24"/>
          </w:rPr>
          <w:t xml:space="preserve"> lack </w:t>
        </w:r>
      </w:ins>
      <w:ins w:id="184" w:author="ESTHER" w:date="2026-01-08T19:28:00Z" w16du:dateUtc="2026-01-08T15:28:00Z">
        <w:r>
          <w:rPr>
            <w:rFonts w:ascii="Times New Roman" w:hAnsi="Times New Roman" w:cs="Times New Roman"/>
            <w:sz w:val="24"/>
            <w:szCs w:val="24"/>
          </w:rPr>
          <w:t xml:space="preserve">the research </w:t>
        </w:r>
      </w:ins>
      <w:ins w:id="185" w:author="ESTHER" w:date="2026-01-08T16:41:00Z">
        <w:r w:rsidR="000C5483" w:rsidRPr="000C5483">
          <w:rPr>
            <w:rFonts w:ascii="Times New Roman" w:hAnsi="Times New Roman" w:cs="Times New Roman"/>
            <w:sz w:val="24"/>
            <w:szCs w:val="24"/>
          </w:rPr>
          <w:t>evidence need</w:t>
        </w:r>
      </w:ins>
      <w:ins w:id="186" w:author="ESTHER" w:date="2026-01-08T19:29:00Z" w16du:dateUtc="2026-01-08T15:29:00Z">
        <w:r>
          <w:rPr>
            <w:rFonts w:ascii="Times New Roman" w:hAnsi="Times New Roman" w:cs="Times New Roman"/>
            <w:sz w:val="24"/>
            <w:szCs w:val="24"/>
          </w:rPr>
          <w:t>ed</w:t>
        </w:r>
      </w:ins>
      <w:ins w:id="187" w:author="ESTHER" w:date="2026-01-08T16:41:00Z">
        <w:r w:rsidR="000C5483" w:rsidRPr="000C5483">
          <w:rPr>
            <w:rFonts w:ascii="Times New Roman" w:hAnsi="Times New Roman" w:cs="Times New Roman"/>
            <w:sz w:val="24"/>
            <w:szCs w:val="24"/>
          </w:rPr>
          <w:t xml:space="preserve"> to ensure good professional development, improve teaching methods, and </w:t>
        </w:r>
      </w:ins>
      <w:ins w:id="188" w:author="ESTHER" w:date="2026-01-08T19:30:00Z" w16du:dateUtc="2026-01-08T15:30:00Z">
        <w:r>
          <w:rPr>
            <w:rFonts w:ascii="Times New Roman" w:hAnsi="Times New Roman" w:cs="Times New Roman"/>
            <w:sz w:val="24"/>
            <w:szCs w:val="24"/>
          </w:rPr>
          <w:t>resource allocation aimed at improving teacher-student collaborative practices</w:t>
        </w:r>
      </w:ins>
      <w:ins w:id="189" w:author="ESTHER" w:date="2026-01-08T16:41:00Z">
        <w:r w:rsidR="000C5483" w:rsidRPr="000C5483">
          <w:rPr>
            <w:rFonts w:ascii="Times New Roman" w:hAnsi="Times New Roman" w:cs="Times New Roman"/>
            <w:sz w:val="24"/>
            <w:szCs w:val="24"/>
          </w:rPr>
          <w:t>.</w:t>
        </w:r>
      </w:ins>
      <w:ins w:id="190" w:author="ESTHER" w:date="2026-01-08T19:31:00Z" w16du:dateUtc="2026-01-08T15:31:00Z">
        <w:r w:rsidR="004B3F39">
          <w:rPr>
            <w:rFonts w:ascii="Times New Roman" w:hAnsi="Times New Roman" w:cs="Times New Roman"/>
            <w:sz w:val="24"/>
            <w:szCs w:val="24"/>
          </w:rPr>
          <w:t xml:space="preserve"> </w:t>
        </w:r>
        <w:proofErr w:type="spellStart"/>
        <w:r w:rsidR="004B3F39">
          <w:rPr>
            <w:rFonts w:ascii="Times New Roman" w:hAnsi="Times New Roman" w:cs="Times New Roman"/>
            <w:sz w:val="24"/>
            <w:szCs w:val="24"/>
          </w:rPr>
          <w:t>Mercei</w:t>
        </w:r>
        <w:proofErr w:type="spellEnd"/>
        <w:r w:rsidR="004B3F39">
          <w:rPr>
            <w:rFonts w:ascii="Times New Roman" w:hAnsi="Times New Roman" w:cs="Times New Roman"/>
            <w:sz w:val="24"/>
            <w:szCs w:val="24"/>
          </w:rPr>
          <w:t xml:space="preserve"> and Dawes (2022) further revealed</w:t>
        </w:r>
      </w:ins>
      <w:ins w:id="191" w:author="ESTHER" w:date="2026-01-08T19:32:00Z" w16du:dateUtc="2026-01-08T15:32:00Z">
        <w:r w:rsidR="004B3F39">
          <w:rPr>
            <w:rFonts w:ascii="Times New Roman" w:hAnsi="Times New Roman" w:cs="Times New Roman"/>
            <w:sz w:val="24"/>
            <w:szCs w:val="24"/>
          </w:rPr>
          <w:t xml:space="preserve"> the </w:t>
        </w:r>
      </w:ins>
      <w:ins w:id="192" w:author="ESTHER" w:date="2026-01-08T16:41:00Z">
        <w:r w:rsidR="000C5483" w:rsidRPr="000C5483">
          <w:rPr>
            <w:rFonts w:ascii="Times New Roman" w:hAnsi="Times New Roman" w:cs="Times New Roman"/>
            <w:sz w:val="24"/>
            <w:szCs w:val="24"/>
          </w:rPr>
          <w:t xml:space="preserve">risk </w:t>
        </w:r>
      </w:ins>
      <w:ins w:id="193" w:author="ESTHER" w:date="2026-01-08T19:32:00Z" w16du:dateUtc="2026-01-08T15:32:00Z">
        <w:r w:rsidR="004B3F39">
          <w:rPr>
            <w:rFonts w:ascii="Times New Roman" w:hAnsi="Times New Roman" w:cs="Times New Roman"/>
            <w:sz w:val="24"/>
            <w:szCs w:val="24"/>
          </w:rPr>
          <w:t>in relying</w:t>
        </w:r>
      </w:ins>
      <w:ins w:id="194" w:author="ESTHER" w:date="2026-01-08T16:41:00Z">
        <w:r w:rsidR="000C5483" w:rsidRPr="000C5483">
          <w:rPr>
            <w:rFonts w:ascii="Times New Roman" w:hAnsi="Times New Roman" w:cs="Times New Roman"/>
            <w:sz w:val="24"/>
            <w:szCs w:val="24"/>
          </w:rPr>
          <w:t xml:space="preserve"> on models that were created outside of the context</w:t>
        </w:r>
      </w:ins>
      <w:ins w:id="195" w:author="ESTHER" w:date="2026-01-08T19:33:00Z" w16du:dateUtc="2026-01-08T15:33:00Z">
        <w:r w:rsidR="004B3F39" w:rsidRPr="000C5483">
          <w:rPr>
            <w:rFonts w:ascii="Times New Roman" w:hAnsi="Times New Roman" w:cs="Times New Roman"/>
            <w:sz w:val="24"/>
            <w:szCs w:val="24"/>
          </w:rPr>
          <w:t xml:space="preserve"> to improve learner engagement and outcomes</w:t>
        </w:r>
        <w:r w:rsidR="004B3F39">
          <w:rPr>
            <w:rFonts w:ascii="Times New Roman" w:hAnsi="Times New Roman" w:cs="Times New Roman"/>
            <w:sz w:val="24"/>
            <w:szCs w:val="24"/>
          </w:rPr>
          <w:t xml:space="preserve">. This is because </w:t>
        </w:r>
      </w:ins>
      <w:ins w:id="196" w:author="ESTHER" w:date="2026-01-08T19:34:00Z" w16du:dateUtc="2026-01-08T15:34:00Z">
        <w:r w:rsidR="004B3F39">
          <w:rPr>
            <w:rFonts w:ascii="Times New Roman" w:hAnsi="Times New Roman" w:cs="Times New Roman"/>
            <w:sz w:val="24"/>
            <w:szCs w:val="24"/>
          </w:rPr>
          <w:t xml:space="preserve">contextual factors may vary, thereby not </w:t>
        </w:r>
      </w:ins>
      <w:ins w:id="197" w:author="ESTHER" w:date="2026-01-08T16:41:00Z">
        <w:r w:rsidR="000C5483" w:rsidRPr="000C5483">
          <w:rPr>
            <w:rFonts w:ascii="Times New Roman" w:hAnsi="Times New Roman" w:cs="Times New Roman"/>
            <w:sz w:val="24"/>
            <w:szCs w:val="24"/>
          </w:rPr>
          <w:t>reflect</w:t>
        </w:r>
      </w:ins>
      <w:ins w:id="198" w:author="ESTHER" w:date="2026-01-08T19:35:00Z" w16du:dateUtc="2026-01-08T15:35:00Z">
        <w:r w:rsidR="004B3F39">
          <w:rPr>
            <w:rFonts w:ascii="Times New Roman" w:hAnsi="Times New Roman" w:cs="Times New Roman"/>
            <w:sz w:val="24"/>
            <w:szCs w:val="24"/>
          </w:rPr>
          <w:t>ing</w:t>
        </w:r>
      </w:ins>
      <w:ins w:id="199" w:author="ESTHER" w:date="2026-01-08T16:41:00Z">
        <w:r w:rsidR="000C5483" w:rsidRPr="000C5483">
          <w:rPr>
            <w:rFonts w:ascii="Times New Roman" w:hAnsi="Times New Roman" w:cs="Times New Roman"/>
            <w:sz w:val="24"/>
            <w:szCs w:val="24"/>
          </w:rPr>
          <w:t xml:space="preserve"> the realities of </w:t>
        </w:r>
      </w:ins>
      <w:ins w:id="200" w:author="ESTHER" w:date="2026-01-08T19:35:00Z" w16du:dateUtc="2026-01-08T15:35:00Z">
        <w:r w:rsidR="004B3F39">
          <w:rPr>
            <w:rFonts w:ascii="Times New Roman" w:hAnsi="Times New Roman" w:cs="Times New Roman"/>
            <w:sz w:val="24"/>
            <w:szCs w:val="24"/>
          </w:rPr>
          <w:t xml:space="preserve">a particular school </w:t>
        </w:r>
      </w:ins>
      <w:ins w:id="201" w:author="ESTHER" w:date="2026-01-08T16:41:00Z">
        <w:r w:rsidR="000C5483" w:rsidRPr="000C5483">
          <w:rPr>
            <w:rFonts w:ascii="Times New Roman" w:hAnsi="Times New Roman" w:cs="Times New Roman"/>
            <w:sz w:val="24"/>
            <w:szCs w:val="24"/>
          </w:rPr>
          <w:t>situation</w:t>
        </w:r>
      </w:ins>
      <w:ins w:id="202" w:author="ESTHER" w:date="2026-01-08T19:35:00Z" w16du:dateUtc="2026-01-08T15:35:00Z">
        <w:r w:rsidR="004B3F39">
          <w:rPr>
            <w:rFonts w:ascii="Times New Roman" w:hAnsi="Times New Roman" w:cs="Times New Roman"/>
            <w:sz w:val="24"/>
            <w:szCs w:val="24"/>
          </w:rPr>
          <w:t xml:space="preserve"> or context</w:t>
        </w:r>
      </w:ins>
      <w:ins w:id="203" w:author="ESTHER" w:date="2026-01-08T16:41:00Z">
        <w:r w:rsidR="000C5483" w:rsidRPr="000C5483">
          <w:rPr>
            <w:rFonts w:ascii="Times New Roman" w:hAnsi="Times New Roman" w:cs="Times New Roman"/>
            <w:sz w:val="24"/>
            <w:szCs w:val="24"/>
          </w:rPr>
          <w:t>. To fill this gap, this study</w:t>
        </w:r>
      </w:ins>
      <w:ins w:id="204" w:author="ESTHER" w:date="2026-01-08T19:38:00Z" w16du:dateUtc="2026-01-08T15:38:00Z">
        <w:r w:rsidR="002F6C3B">
          <w:rPr>
            <w:rFonts w:ascii="Times New Roman" w:hAnsi="Times New Roman" w:cs="Times New Roman"/>
            <w:sz w:val="24"/>
            <w:szCs w:val="24"/>
          </w:rPr>
          <w:t xml:space="preserve"> will</w:t>
        </w:r>
      </w:ins>
      <w:ins w:id="205" w:author="ESTHER" w:date="2026-01-08T19:39:00Z" w16du:dateUtc="2026-01-08T15:39:00Z">
        <w:r w:rsidR="002F6C3B">
          <w:rPr>
            <w:rFonts w:ascii="Times New Roman" w:hAnsi="Times New Roman" w:cs="Times New Roman"/>
            <w:sz w:val="24"/>
            <w:szCs w:val="24"/>
          </w:rPr>
          <w:t xml:space="preserve"> used a mixed methodological study design to </w:t>
        </w:r>
      </w:ins>
      <w:ins w:id="206" w:author="ESTHER" w:date="2026-01-08T16:41:00Z">
        <w:r w:rsidR="000C5483" w:rsidRPr="000C5483">
          <w:rPr>
            <w:rFonts w:ascii="Times New Roman" w:hAnsi="Times New Roman" w:cs="Times New Roman"/>
            <w:sz w:val="24"/>
            <w:szCs w:val="24"/>
          </w:rPr>
          <w:t>investigates how teachers and students work together in senior secondary schools in the Anse Royale District and how that work affects students' motivation, engagement, and academic success.</w:t>
        </w:r>
      </w:ins>
      <w:commentRangeStart w:id="207"/>
      <w:del w:id="208" w:author="ESTHER" w:date="2026-01-08T15:07:00Z" w16du:dateUtc="2026-01-08T11:07:00Z">
        <w:r w:rsidR="00411F52" w:rsidRPr="00587C50" w:rsidDel="00E02FC4">
          <w:rPr>
            <w:rFonts w:ascii="Times New Roman" w:eastAsia="Times New Roman" w:hAnsi="Times New Roman" w:cs="Times New Roman"/>
            <w:sz w:val="24"/>
            <w:szCs w:val="24"/>
            <w:highlight w:val="yellow"/>
            <w:rPrChange w:id="209" w:author="ESTHER" w:date="2026-01-08T16:26:00Z" w16du:dateUtc="2026-01-08T12:26:00Z">
              <w:rPr>
                <w:rFonts w:ascii="Times New Roman" w:eastAsia="Times New Roman" w:hAnsi="Times New Roman" w:cs="Times New Roman"/>
                <w:sz w:val="24"/>
                <w:szCs w:val="24"/>
              </w:rPr>
            </w:rPrChange>
          </w:rPr>
          <w:delText>Col</w:delText>
        </w:r>
        <w:commentRangeEnd w:id="115"/>
        <w:r w:rsidR="00477758" w:rsidRPr="00587C50" w:rsidDel="00E02FC4">
          <w:rPr>
            <w:rStyle w:val="CommentReference"/>
            <w:highlight w:val="yellow"/>
            <w:rPrChange w:id="210" w:author="ESTHER" w:date="2026-01-08T16:26:00Z" w16du:dateUtc="2026-01-08T12:26:00Z">
              <w:rPr>
                <w:rStyle w:val="CommentReference"/>
              </w:rPr>
            </w:rPrChange>
          </w:rPr>
          <w:commentReference w:id="115"/>
        </w:r>
        <w:r w:rsidR="00411F52" w:rsidRPr="00587C50" w:rsidDel="00E02FC4">
          <w:rPr>
            <w:rFonts w:ascii="Times New Roman" w:eastAsia="Times New Roman" w:hAnsi="Times New Roman" w:cs="Times New Roman"/>
            <w:sz w:val="24"/>
            <w:szCs w:val="24"/>
            <w:highlight w:val="yellow"/>
            <w:rPrChange w:id="211" w:author="ESTHER" w:date="2026-01-08T16:26:00Z" w16du:dateUtc="2026-01-08T12:26:00Z">
              <w:rPr>
                <w:rFonts w:ascii="Times New Roman" w:eastAsia="Times New Roman" w:hAnsi="Times New Roman" w:cs="Times New Roman"/>
                <w:sz w:val="24"/>
                <w:szCs w:val="24"/>
              </w:rPr>
            </w:rPrChange>
          </w:rPr>
          <w:delText xml:space="preserve">laboration between teachers and students is acknowledged as a significant factor influencing learners' motivation, and engagement; however, its implementation and effects in the Seychelles, specifically in the Anse Royale district, have not been thoroughly investigated. </w:delText>
        </w:r>
        <w:commentRangeEnd w:id="207"/>
        <w:r w:rsidR="00462747" w:rsidRPr="00587C50" w:rsidDel="00E02FC4">
          <w:rPr>
            <w:rStyle w:val="CommentReference"/>
            <w:highlight w:val="yellow"/>
            <w:rPrChange w:id="212" w:author="ESTHER" w:date="2026-01-08T16:26:00Z" w16du:dateUtc="2026-01-08T12:26:00Z">
              <w:rPr>
                <w:rStyle w:val="CommentReference"/>
              </w:rPr>
            </w:rPrChange>
          </w:rPr>
          <w:commentReference w:id="207"/>
        </w:r>
        <w:r w:rsidR="00411F52" w:rsidRPr="00587C50" w:rsidDel="00E02FC4">
          <w:rPr>
            <w:rFonts w:ascii="Times New Roman" w:eastAsia="Times New Roman" w:hAnsi="Times New Roman" w:cs="Times New Roman"/>
            <w:sz w:val="24"/>
            <w:szCs w:val="24"/>
            <w:highlight w:val="yellow"/>
            <w:rPrChange w:id="213" w:author="ESTHER" w:date="2026-01-08T16:26:00Z" w16du:dateUtc="2026-01-08T12:26:00Z">
              <w:rPr>
                <w:rFonts w:ascii="Times New Roman" w:eastAsia="Times New Roman" w:hAnsi="Times New Roman" w:cs="Times New Roman"/>
                <w:sz w:val="24"/>
                <w:szCs w:val="24"/>
              </w:rPr>
            </w:rPrChange>
          </w:rPr>
          <w:delText xml:space="preserve">Notwithstanding </w:delText>
        </w:r>
      </w:del>
      <w:ins w:id="214" w:author="USER" w:date="2026-01-06T17:59:00Z">
        <w:del w:id="215" w:author="ESTHER" w:date="2026-01-08T20:02:00Z" w16du:dateUtc="2026-01-08T16:02:00Z">
          <w:r w:rsidR="00462747" w:rsidRPr="00587C50" w:rsidDel="008E351D">
            <w:rPr>
              <w:rFonts w:ascii="Times New Roman" w:eastAsia="Times New Roman" w:hAnsi="Times New Roman" w:cs="Times New Roman"/>
              <w:sz w:val="24"/>
              <w:szCs w:val="24"/>
              <w:highlight w:val="yellow"/>
              <w:rPrChange w:id="216" w:author="ESTHER" w:date="2026-01-08T16:26:00Z" w16du:dateUtc="2026-01-08T12:26:00Z">
                <w:rPr>
                  <w:rFonts w:ascii="Times New Roman" w:eastAsia="Times New Roman" w:hAnsi="Times New Roman" w:cs="Times New Roman"/>
                  <w:sz w:val="24"/>
                  <w:szCs w:val="24"/>
                </w:rPr>
              </w:rPrChange>
            </w:rPr>
            <w:delText>N</w:delText>
          </w:r>
        </w:del>
      </w:ins>
      <w:del w:id="217" w:author="ESTHER" w:date="2026-01-08T20:02:00Z" w16du:dateUtc="2026-01-08T16:02:00Z">
        <w:r w:rsidR="00411F52" w:rsidRPr="00587C50" w:rsidDel="008E351D">
          <w:rPr>
            <w:rFonts w:ascii="Times New Roman" w:eastAsia="Times New Roman" w:hAnsi="Times New Roman" w:cs="Times New Roman"/>
            <w:sz w:val="24"/>
            <w:szCs w:val="24"/>
            <w:highlight w:val="yellow"/>
            <w:rPrChange w:id="218" w:author="ESTHER" w:date="2026-01-08T16:26:00Z" w16du:dateUtc="2026-01-08T12:26:00Z">
              <w:rPr>
                <w:rFonts w:ascii="Times New Roman" w:eastAsia="Times New Roman" w:hAnsi="Times New Roman" w:cs="Times New Roman"/>
                <w:sz w:val="24"/>
                <w:szCs w:val="24"/>
              </w:rPr>
            </w:rPrChange>
          </w:rPr>
          <w:delText>national initiatives to enhance educational quality, senior secondary classrooms persistently encounter challenges, including diminishing learner engagement, disparate motivation levels, and erratic academic performance. These issues are frequently associated with conventional, teacher-centered pedagogical methods that restrict students' active engagement and collective accountability for their learning.</w:delText>
        </w:r>
      </w:del>
    </w:p>
    <w:p w14:paraId="1A3D98A9" w14:textId="77777777" w:rsidR="005F4450" w:rsidRPr="005F4450" w:rsidRDefault="005F4450">
      <w:pPr>
        <w:pStyle w:val="CommentText"/>
        <w:spacing w:line="360" w:lineRule="auto"/>
        <w:rPr>
          <w:ins w:id="219" w:author="ESTHER" w:date="2026-01-08T20:31:00Z" w16du:dateUtc="2026-01-08T16:31:00Z"/>
          <w:rFonts w:ascii="Times New Roman" w:hAnsi="Times New Roman" w:cs="Times New Roman"/>
          <w:sz w:val="24"/>
          <w:szCs w:val="24"/>
          <w:rPrChange w:id="220" w:author="ESTHER" w:date="2026-01-08T20:31:00Z" w16du:dateUtc="2026-01-08T16:31:00Z">
            <w:rPr>
              <w:ins w:id="221" w:author="ESTHER" w:date="2026-01-08T20:31:00Z" w16du:dateUtc="2026-01-08T16:31:00Z"/>
              <w:rFonts w:ascii="Times New Roman" w:eastAsia="Times New Roman" w:hAnsi="Times New Roman" w:cs="Times New Roman"/>
              <w:sz w:val="24"/>
              <w:szCs w:val="24"/>
            </w:rPr>
          </w:rPrChange>
        </w:rPr>
        <w:pPrChange w:id="222" w:author="ESTHER" w:date="2026-01-08T20:31:00Z" w16du:dateUtc="2026-01-08T16:31:00Z">
          <w:pPr>
            <w:spacing w:after="0" w:line="360" w:lineRule="auto"/>
            <w:jc w:val="both"/>
          </w:pPr>
        </w:pPrChange>
      </w:pPr>
    </w:p>
    <w:p w14:paraId="6C08E887" w14:textId="53FB2DE3" w:rsidR="00411F52" w:rsidRPr="00587C50" w:rsidDel="008E351D" w:rsidRDefault="00411F52">
      <w:pPr>
        <w:pStyle w:val="CommentText"/>
        <w:rPr>
          <w:del w:id="223" w:author="ESTHER" w:date="2026-01-08T20:02:00Z" w16du:dateUtc="2026-01-08T16:02:00Z"/>
          <w:rFonts w:ascii="Times New Roman" w:eastAsia="Times New Roman" w:hAnsi="Times New Roman" w:cs="Times New Roman"/>
          <w:sz w:val="24"/>
          <w:szCs w:val="24"/>
          <w:highlight w:val="yellow"/>
          <w:rPrChange w:id="224" w:author="ESTHER" w:date="2026-01-08T16:26:00Z" w16du:dateUtc="2026-01-08T12:26:00Z">
            <w:rPr>
              <w:del w:id="225" w:author="ESTHER" w:date="2026-01-08T20:02:00Z" w16du:dateUtc="2026-01-08T16:02:00Z"/>
              <w:rFonts w:ascii="Times New Roman" w:eastAsia="Times New Roman" w:hAnsi="Times New Roman" w:cs="Times New Roman"/>
              <w:sz w:val="24"/>
              <w:szCs w:val="24"/>
            </w:rPr>
          </w:rPrChange>
        </w:rPr>
        <w:pPrChange w:id="226" w:author="ESTHER" w:date="2026-01-08T20:31:00Z" w16du:dateUtc="2026-01-08T16:31:00Z">
          <w:pPr>
            <w:spacing w:after="0" w:line="360" w:lineRule="auto"/>
          </w:pPr>
        </w:pPrChange>
      </w:pPr>
    </w:p>
    <w:p w14:paraId="2CCD662D" w14:textId="1E4B454E" w:rsidR="00411F52" w:rsidRPr="00587C50" w:rsidDel="008E351D" w:rsidRDefault="00411F52">
      <w:pPr>
        <w:pStyle w:val="CommentText"/>
        <w:rPr>
          <w:del w:id="227" w:author="ESTHER" w:date="2026-01-08T20:02:00Z" w16du:dateUtc="2026-01-08T16:02:00Z"/>
          <w:rFonts w:ascii="Times New Roman" w:eastAsia="Times New Roman" w:hAnsi="Times New Roman" w:cs="Times New Roman"/>
          <w:sz w:val="24"/>
          <w:szCs w:val="24"/>
          <w:highlight w:val="yellow"/>
          <w:rPrChange w:id="228" w:author="ESTHER" w:date="2026-01-08T16:26:00Z" w16du:dateUtc="2026-01-08T12:26:00Z">
            <w:rPr>
              <w:del w:id="229" w:author="ESTHER" w:date="2026-01-08T20:02:00Z" w16du:dateUtc="2026-01-08T16:02:00Z"/>
              <w:rFonts w:ascii="Times New Roman" w:eastAsia="Times New Roman" w:hAnsi="Times New Roman" w:cs="Times New Roman"/>
              <w:sz w:val="24"/>
              <w:szCs w:val="24"/>
            </w:rPr>
          </w:rPrChange>
        </w:rPr>
        <w:pPrChange w:id="230" w:author="ESTHER" w:date="2026-01-08T20:31:00Z" w16du:dateUtc="2026-01-08T16:31:00Z">
          <w:pPr>
            <w:spacing w:after="0" w:line="360" w:lineRule="auto"/>
            <w:jc w:val="both"/>
          </w:pPr>
        </w:pPrChange>
      </w:pPr>
      <w:del w:id="231" w:author="ESTHER" w:date="2026-01-08T20:02:00Z" w16du:dateUtc="2026-01-08T16:02:00Z">
        <w:r w:rsidRPr="00587C50" w:rsidDel="008E351D">
          <w:rPr>
            <w:rFonts w:ascii="Times New Roman" w:eastAsia="Times New Roman" w:hAnsi="Times New Roman" w:cs="Times New Roman"/>
            <w:sz w:val="24"/>
            <w:szCs w:val="24"/>
            <w:highlight w:val="yellow"/>
            <w:rPrChange w:id="232" w:author="ESTHER" w:date="2026-01-08T16:26:00Z" w16du:dateUtc="2026-01-08T12:26:00Z">
              <w:rPr>
                <w:rFonts w:ascii="Times New Roman" w:eastAsia="Times New Roman" w:hAnsi="Times New Roman" w:cs="Times New Roman"/>
                <w:sz w:val="24"/>
                <w:szCs w:val="24"/>
              </w:rPr>
            </w:rPrChange>
          </w:rPr>
          <w:delText xml:space="preserve">Notwithstanding school policies promoting learner-centred pedagogy, classroom observations and informal teacher feedback indicate that collaborative practices are inconsistent and insufficiently documented in senior secondary schools (Wang, Fredrick &amp; Ye, 2023). Collaborative initiatives are frequently confine primarily to team tasks, lacking authentic student involvement in planning, allowing few opportunities for self-assessment, and providing infrequent dialogic feedback loops (Mercer &amp; Dawes, 2022). Consequently, </w:delText>
        </w:r>
        <w:commentRangeStart w:id="233"/>
        <w:r w:rsidRPr="00587C50" w:rsidDel="008E351D">
          <w:rPr>
            <w:rFonts w:ascii="Times New Roman" w:eastAsia="Times New Roman" w:hAnsi="Times New Roman" w:cs="Times New Roman"/>
            <w:sz w:val="24"/>
            <w:szCs w:val="24"/>
            <w:highlight w:val="yellow"/>
            <w:rPrChange w:id="234" w:author="ESTHER" w:date="2026-01-08T16:26:00Z" w16du:dateUtc="2026-01-08T12:26:00Z">
              <w:rPr>
                <w:rFonts w:ascii="Times New Roman" w:eastAsia="Times New Roman" w:hAnsi="Times New Roman" w:cs="Times New Roman"/>
                <w:sz w:val="24"/>
                <w:szCs w:val="24"/>
              </w:rPr>
            </w:rPrChange>
          </w:rPr>
          <w:delText>certain students exhibit a decline in motivation during their upper secondary years and demonstrate inconsistent engagement across subjects (Hattie, 2021), with the underlying causes yet to be investigated. Due to the lack of national empirical data regarding the current level of cooperation in the Anse Royale district and its relationship with outcomes and engagement, school leaders lack the comprehensive insights required to effectively manage professional development and allocate resources.</w:delText>
        </w:r>
        <w:commentRangeEnd w:id="233"/>
        <w:r w:rsidR="00462747" w:rsidRPr="00587C50" w:rsidDel="008E351D">
          <w:rPr>
            <w:rStyle w:val="CommentReference"/>
            <w:highlight w:val="yellow"/>
            <w:rPrChange w:id="235" w:author="ESTHER" w:date="2026-01-08T16:26:00Z" w16du:dateUtc="2026-01-08T12:26:00Z">
              <w:rPr>
                <w:rStyle w:val="CommentReference"/>
              </w:rPr>
            </w:rPrChange>
          </w:rPr>
          <w:commentReference w:id="233"/>
        </w:r>
        <w:r w:rsidRPr="00587C50" w:rsidDel="008E351D">
          <w:rPr>
            <w:rFonts w:ascii="Times New Roman" w:eastAsia="Times New Roman" w:hAnsi="Times New Roman" w:cs="Times New Roman"/>
            <w:sz w:val="24"/>
            <w:szCs w:val="24"/>
            <w:highlight w:val="yellow"/>
            <w:rPrChange w:id="236" w:author="ESTHER" w:date="2026-01-08T16:26:00Z" w16du:dateUtc="2026-01-08T12:26:00Z">
              <w:rPr>
                <w:rFonts w:ascii="Times New Roman" w:eastAsia="Times New Roman" w:hAnsi="Times New Roman" w:cs="Times New Roman"/>
                <w:sz w:val="24"/>
                <w:szCs w:val="24"/>
              </w:rPr>
            </w:rPrChange>
          </w:rPr>
          <w:delText xml:space="preserve"> Highlighting the significance of this research.</w:delText>
        </w:r>
      </w:del>
    </w:p>
    <w:p w14:paraId="5ED58BCF" w14:textId="48AE8D2A" w:rsidR="00411F52" w:rsidRPr="00587C50" w:rsidDel="008E351D" w:rsidRDefault="00411F52">
      <w:pPr>
        <w:pStyle w:val="CommentText"/>
        <w:rPr>
          <w:del w:id="237" w:author="ESTHER" w:date="2026-01-08T20:02:00Z" w16du:dateUtc="2026-01-08T16:02:00Z"/>
          <w:rFonts w:ascii="Times New Roman" w:eastAsia="Times New Roman" w:hAnsi="Times New Roman" w:cs="Times New Roman"/>
          <w:sz w:val="24"/>
          <w:szCs w:val="24"/>
          <w:highlight w:val="yellow"/>
          <w:rPrChange w:id="238" w:author="ESTHER" w:date="2026-01-08T16:26:00Z" w16du:dateUtc="2026-01-08T12:26:00Z">
            <w:rPr>
              <w:del w:id="239" w:author="ESTHER" w:date="2026-01-08T20:02:00Z" w16du:dateUtc="2026-01-08T16:02:00Z"/>
              <w:rFonts w:ascii="Times New Roman" w:eastAsia="Times New Roman" w:hAnsi="Times New Roman" w:cs="Times New Roman"/>
              <w:sz w:val="24"/>
              <w:szCs w:val="24"/>
            </w:rPr>
          </w:rPrChange>
        </w:rPr>
        <w:pPrChange w:id="240" w:author="ESTHER" w:date="2026-01-08T20:31:00Z" w16du:dateUtc="2026-01-08T16:31:00Z">
          <w:pPr>
            <w:spacing w:after="0" w:line="360" w:lineRule="auto"/>
          </w:pPr>
        </w:pPrChange>
      </w:pPr>
    </w:p>
    <w:p w14:paraId="41617EA2" w14:textId="13F8872E" w:rsidR="00411F52" w:rsidRPr="00411F52" w:rsidDel="008E351D" w:rsidRDefault="00411F52">
      <w:pPr>
        <w:pStyle w:val="CommentText"/>
        <w:rPr>
          <w:del w:id="241" w:author="ESTHER" w:date="2026-01-08T20:02:00Z" w16du:dateUtc="2026-01-08T16:02:00Z"/>
          <w:rFonts w:ascii="Times New Roman" w:eastAsia="Times New Roman" w:hAnsi="Times New Roman" w:cs="Times New Roman"/>
          <w:sz w:val="24"/>
          <w:szCs w:val="24"/>
        </w:rPr>
        <w:pPrChange w:id="242" w:author="ESTHER" w:date="2026-01-08T20:31:00Z" w16du:dateUtc="2026-01-08T16:31:00Z">
          <w:pPr>
            <w:spacing w:after="0" w:line="360" w:lineRule="auto"/>
            <w:jc w:val="both"/>
          </w:pPr>
        </w:pPrChange>
      </w:pPr>
      <w:del w:id="243" w:author="ESTHER" w:date="2026-01-08T20:02:00Z" w16du:dateUtc="2026-01-08T16:02:00Z">
        <w:r w:rsidRPr="00587C50" w:rsidDel="008E351D">
          <w:rPr>
            <w:rFonts w:ascii="Times New Roman" w:eastAsia="Times New Roman" w:hAnsi="Times New Roman" w:cs="Times New Roman"/>
            <w:sz w:val="24"/>
            <w:szCs w:val="24"/>
            <w:highlight w:val="yellow"/>
            <w:rPrChange w:id="244" w:author="ESTHER" w:date="2026-01-08T16:26:00Z" w16du:dateUtc="2026-01-08T12:26:00Z">
              <w:rPr>
                <w:rFonts w:ascii="Times New Roman" w:eastAsia="Times New Roman" w:hAnsi="Times New Roman" w:cs="Times New Roman"/>
                <w:sz w:val="24"/>
                <w:szCs w:val="24"/>
              </w:rPr>
            </w:rPrChange>
          </w:rPr>
          <w:delText xml:space="preserve">Global studies indicate that collaborative relationships between teachers and students promote greater engagement, boost motivation, and result in enhanced academic performance through autonomy support, constructive dialogue, and joint decision-making. However, there is scant empirical evidence demonstrating the operation of these collaborative practices in senior schools in Seychelles, or the degree to which they affect learners' experiences and educational outcomes. </w:delText>
        </w:r>
        <w:r w:rsidRPr="00587C50" w:rsidDel="008E351D">
          <w:rPr>
            <w:rFonts w:ascii="Times New Roman" w:eastAsia="Times New Roman" w:hAnsi="Times New Roman" w:cs="Times New Roman"/>
            <w:sz w:val="24"/>
            <w:szCs w:val="24"/>
            <w:highlight w:val="yellow"/>
            <w:rPrChange w:id="245" w:author="ESTHER" w:date="2026-01-08T16:26:00Z" w16du:dateUtc="2026-01-08T12:26:00Z">
              <w:rPr>
                <w:rFonts w:ascii="Times New Roman" w:eastAsia="Times New Roman" w:hAnsi="Times New Roman" w:cs="Times New Roman"/>
                <w:sz w:val="24"/>
                <w:szCs w:val="24"/>
              </w:rPr>
            </w:rPrChange>
          </w:rPr>
          <w:br/>
          <w:delText>The absence of contextually grounded findings results in a deficiency in comprehending whether the globally recommended collaborative strategies are being effectively executed or regarded as advantageous by learners in the Anse Royale district. As a result, educators and policymakers are devoid of evidence-based insights to inform pedagogical reforms that may enhance learner motivation, engagement, and achievement. This study aims to examine the characteristics and effects of teacher-student collaboration in senior secondary schools in Anse Royale.</w:delText>
        </w:r>
      </w:del>
    </w:p>
    <w:p w14:paraId="5443DF0C" w14:textId="77777777" w:rsidR="00411F52" w:rsidRPr="00411F52" w:rsidRDefault="00411F52">
      <w:pPr>
        <w:pStyle w:val="CommentText"/>
        <w:rPr>
          <w:rFonts w:ascii="Times New Roman" w:eastAsia="Times New Roman" w:hAnsi="Times New Roman" w:cs="Times New Roman"/>
          <w:sz w:val="24"/>
          <w:szCs w:val="24"/>
        </w:rPr>
        <w:pPrChange w:id="246" w:author="ESTHER" w:date="2026-01-08T20:31:00Z" w16du:dateUtc="2026-01-08T16:31:00Z">
          <w:pPr>
            <w:spacing w:after="0" w:line="360" w:lineRule="auto"/>
          </w:pPr>
        </w:pPrChange>
      </w:pPr>
    </w:p>
    <w:p w14:paraId="7FCDC112" w14:textId="359F78C3" w:rsidR="004E1284" w:rsidRDefault="004E1284" w:rsidP="00411F52">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Aim </w:t>
      </w:r>
      <w:r w:rsidR="005C34ED">
        <w:rPr>
          <w:rFonts w:ascii="Times New Roman" w:eastAsia="Times New Roman" w:hAnsi="Times New Roman" w:cs="Times New Roman"/>
          <w:b/>
          <w:bCs/>
          <w:sz w:val="24"/>
          <w:szCs w:val="24"/>
        </w:rPr>
        <w:t>and Objectives</w:t>
      </w:r>
    </w:p>
    <w:p w14:paraId="4F631ADE" w14:textId="2AF55AFB" w:rsidR="004E1284" w:rsidRPr="005C34ED" w:rsidRDefault="00411F52" w:rsidP="005C34ED">
      <w:pPr>
        <w:spacing w:after="0"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To </w:t>
      </w:r>
      <w:r w:rsidR="005C34ED">
        <w:rPr>
          <w:rFonts w:ascii="Times New Roman" w:eastAsia="Times New Roman" w:hAnsi="Times New Roman" w:cs="Times New Roman"/>
          <w:sz w:val="24"/>
          <w:szCs w:val="24"/>
        </w:rPr>
        <w:t>investigate</w:t>
      </w:r>
      <w:r w:rsidRPr="00411F52">
        <w:rPr>
          <w:rFonts w:ascii="Times New Roman" w:eastAsia="Times New Roman" w:hAnsi="Times New Roman" w:cs="Times New Roman"/>
          <w:sz w:val="24"/>
          <w:szCs w:val="24"/>
        </w:rPr>
        <w:t xml:space="preserve"> the teacher-student co</w:t>
      </w:r>
      <w:r w:rsidR="005C34ED">
        <w:rPr>
          <w:rFonts w:ascii="Times New Roman" w:eastAsia="Times New Roman" w:hAnsi="Times New Roman" w:cs="Times New Roman"/>
          <w:sz w:val="24"/>
          <w:szCs w:val="24"/>
        </w:rPr>
        <w:t>llaboration</w:t>
      </w:r>
      <w:r w:rsidRPr="00411F52">
        <w:rPr>
          <w:rFonts w:ascii="Times New Roman" w:eastAsia="Times New Roman" w:hAnsi="Times New Roman" w:cs="Times New Roman"/>
          <w:sz w:val="24"/>
          <w:szCs w:val="24"/>
        </w:rPr>
        <w:t xml:space="preserve"> in </w:t>
      </w:r>
      <w:r w:rsidR="005C34ED">
        <w:rPr>
          <w:rFonts w:ascii="Times New Roman" w:eastAsia="Times New Roman" w:hAnsi="Times New Roman" w:cs="Times New Roman"/>
          <w:sz w:val="24"/>
          <w:szCs w:val="24"/>
        </w:rPr>
        <w:t xml:space="preserve">improving learners’ motivation and </w:t>
      </w:r>
      <w:r w:rsidRPr="00411F52">
        <w:rPr>
          <w:rFonts w:ascii="Times New Roman" w:eastAsia="Times New Roman" w:hAnsi="Times New Roman" w:cs="Times New Roman"/>
          <w:sz w:val="24"/>
          <w:szCs w:val="24"/>
        </w:rPr>
        <w:t>engagement in senior secondary schools within the Anse Royale District.</w:t>
      </w:r>
      <w:r w:rsidR="005C34ED">
        <w:rPr>
          <w:rFonts w:ascii="Times New Roman" w:eastAsia="Times New Roman" w:hAnsi="Times New Roman" w:cs="Times New Roman"/>
          <w:sz w:val="24"/>
          <w:szCs w:val="24"/>
        </w:rPr>
        <w:t xml:space="preserve"> Specifically, the objectives of this study are:</w:t>
      </w:r>
    </w:p>
    <w:p w14:paraId="1B5B642A" w14:textId="77777777" w:rsidR="00F25402" w:rsidRDefault="00C6050B" w:rsidP="00411F52">
      <w:pPr>
        <w:pStyle w:val="NormalWeb"/>
        <w:numPr>
          <w:ilvl w:val="0"/>
          <w:numId w:val="8"/>
        </w:numPr>
        <w:spacing w:line="360" w:lineRule="auto"/>
      </w:pPr>
      <w:r>
        <w:t>To find out the major school, classroom, and relationship problems that make it difficult for teachers and students to work together effectively.</w:t>
      </w:r>
    </w:p>
    <w:p w14:paraId="4F6E1F0D" w14:textId="4B0EB4AA" w:rsidR="00F25402" w:rsidRDefault="00C6050B" w:rsidP="00F25402">
      <w:pPr>
        <w:pStyle w:val="NormalWeb"/>
        <w:numPr>
          <w:ilvl w:val="0"/>
          <w:numId w:val="8"/>
        </w:numPr>
        <w:spacing w:line="360" w:lineRule="auto"/>
      </w:pPr>
      <w:r>
        <w:t xml:space="preserve">To understand how </w:t>
      </w:r>
      <w:r w:rsidR="00F25402">
        <w:t>students,</w:t>
      </w:r>
      <w:r>
        <w:t xml:space="preserve"> feel about working together with teachers and how this affects their motivation and interest in learning.</w:t>
      </w:r>
    </w:p>
    <w:p w14:paraId="4401F857" w14:textId="77777777" w:rsidR="00F25402" w:rsidRDefault="00C6050B" w:rsidP="00F25402">
      <w:pPr>
        <w:pStyle w:val="NormalWeb"/>
        <w:numPr>
          <w:ilvl w:val="0"/>
          <w:numId w:val="8"/>
        </w:numPr>
        <w:spacing w:line="360" w:lineRule="auto"/>
      </w:pPr>
      <w:r w:rsidRPr="00F25402">
        <w:t>To explore how school leadership, resources, and class size influence the success of collaborative teaching in classrooms.</w:t>
      </w:r>
    </w:p>
    <w:p w14:paraId="320C585A" w14:textId="5616CEA2" w:rsidR="00411F52" w:rsidRPr="00F25402" w:rsidDel="005F4450" w:rsidRDefault="00C6050B" w:rsidP="00F25402">
      <w:pPr>
        <w:pStyle w:val="NormalWeb"/>
        <w:numPr>
          <w:ilvl w:val="0"/>
          <w:numId w:val="8"/>
        </w:numPr>
        <w:spacing w:line="360" w:lineRule="auto"/>
        <w:rPr>
          <w:del w:id="247" w:author="ESTHER" w:date="2026-01-08T20:31:00Z" w16du:dateUtc="2026-01-08T16:31:00Z"/>
        </w:rPr>
      </w:pPr>
      <w:r w:rsidRPr="00F25402">
        <w:lastRenderedPageBreak/>
        <w:t>To suggest practical, research-based ways to improve collaboration between teachers and students in Anse Royale senior schools.</w:t>
      </w:r>
    </w:p>
    <w:p w14:paraId="3A507505" w14:textId="48A26E52" w:rsidR="00403618" w:rsidRPr="005F4450" w:rsidDel="005F4450" w:rsidRDefault="00403618">
      <w:pPr>
        <w:pStyle w:val="NormalWeb"/>
        <w:numPr>
          <w:ilvl w:val="0"/>
          <w:numId w:val="8"/>
        </w:numPr>
        <w:spacing w:line="360" w:lineRule="auto"/>
        <w:rPr>
          <w:del w:id="248" w:author="ESTHER" w:date="2026-01-08T20:31:00Z" w16du:dateUtc="2026-01-08T16:31:00Z"/>
        </w:rPr>
        <w:pPrChange w:id="249" w:author="ESTHER" w:date="2026-01-08T20:31:00Z" w16du:dateUtc="2026-01-08T16:31:00Z">
          <w:pPr>
            <w:spacing w:after="0" w:line="360" w:lineRule="auto"/>
          </w:pPr>
        </w:pPrChange>
      </w:pPr>
    </w:p>
    <w:p w14:paraId="1A6F12D0" w14:textId="323172EE" w:rsidR="00F25402" w:rsidDel="005F4450" w:rsidRDefault="00F25402">
      <w:pPr>
        <w:pStyle w:val="NormalWeb"/>
        <w:rPr>
          <w:del w:id="250" w:author="ESTHER" w:date="2026-01-08T20:31:00Z" w16du:dateUtc="2026-01-08T16:31:00Z"/>
        </w:rPr>
        <w:pPrChange w:id="251" w:author="ESTHER" w:date="2026-01-08T20:31:00Z" w16du:dateUtc="2026-01-08T16:31:00Z">
          <w:pPr>
            <w:spacing w:after="0" w:line="360" w:lineRule="auto"/>
          </w:pPr>
        </w:pPrChange>
      </w:pPr>
    </w:p>
    <w:p w14:paraId="2E12E53C" w14:textId="77777777" w:rsidR="00F25402" w:rsidRPr="00411F52" w:rsidRDefault="00F25402">
      <w:pPr>
        <w:pStyle w:val="NormalWeb"/>
        <w:numPr>
          <w:ilvl w:val="0"/>
          <w:numId w:val="8"/>
        </w:numPr>
        <w:spacing w:line="360" w:lineRule="auto"/>
        <w:pPrChange w:id="252" w:author="ESTHER" w:date="2026-01-08T20:31:00Z" w16du:dateUtc="2026-01-08T16:31:00Z">
          <w:pPr>
            <w:spacing w:after="0" w:line="360" w:lineRule="auto"/>
          </w:pPr>
        </w:pPrChange>
      </w:pPr>
    </w:p>
    <w:p w14:paraId="1EA65518" w14:textId="041234ED" w:rsidR="00411F52" w:rsidRPr="00411F52" w:rsidRDefault="00411F52" w:rsidP="00411F52">
      <w:pPr>
        <w:spacing w:after="0" w:line="360" w:lineRule="auto"/>
        <w:rPr>
          <w:rFonts w:ascii="Times New Roman" w:hAnsi="Times New Roman" w:cs="Times New Roman"/>
          <w:b/>
          <w:bCs/>
          <w:sz w:val="24"/>
          <w:szCs w:val="24"/>
        </w:rPr>
      </w:pPr>
      <w:r w:rsidRPr="00411F52">
        <w:rPr>
          <w:rFonts w:ascii="Times New Roman" w:hAnsi="Times New Roman" w:cs="Times New Roman"/>
          <w:b/>
          <w:bCs/>
          <w:sz w:val="24"/>
          <w:szCs w:val="24"/>
        </w:rPr>
        <w:t>R</w:t>
      </w:r>
      <w:r w:rsidR="004E1284">
        <w:rPr>
          <w:rFonts w:ascii="Times New Roman" w:hAnsi="Times New Roman" w:cs="Times New Roman"/>
          <w:b/>
          <w:bCs/>
          <w:sz w:val="24"/>
          <w:szCs w:val="24"/>
        </w:rPr>
        <w:t>esearch Questions</w:t>
      </w:r>
    </w:p>
    <w:p w14:paraId="056F1ED4" w14:textId="77777777" w:rsidR="00633A07" w:rsidRDefault="00633A07" w:rsidP="00633A07">
      <w:pPr>
        <w:pStyle w:val="ListParagraph"/>
        <w:numPr>
          <w:ilvl w:val="0"/>
          <w:numId w:val="18"/>
        </w:numPr>
        <w:spacing w:after="0" w:line="360" w:lineRule="auto"/>
        <w:rPr>
          <w:ins w:id="253" w:author="ESTHER" w:date="2026-01-09T22:57:00Z" w16du:dateUtc="2026-01-09T18:57:00Z"/>
          <w:rFonts w:ascii="Times New Roman" w:hAnsi="Times New Roman" w:cs="Times New Roman"/>
          <w:sz w:val="24"/>
          <w:szCs w:val="20"/>
          <w:lang w:val="en-GB"/>
        </w:rPr>
        <w:pPrChange w:id="254" w:author="ESTHER" w:date="2026-01-09T22:57:00Z" w16du:dateUtc="2026-01-09T18:57:00Z">
          <w:pPr>
            <w:pStyle w:val="ListParagraph"/>
            <w:numPr>
              <w:numId w:val="17"/>
            </w:numPr>
            <w:spacing w:after="0" w:line="360" w:lineRule="auto"/>
            <w:ind w:hanging="360"/>
          </w:pPr>
        </w:pPrChange>
      </w:pPr>
      <w:ins w:id="255" w:author="ESTHER" w:date="2026-01-09T22:57:00Z" w16du:dateUtc="2026-01-09T18:57:00Z">
        <w:r w:rsidRPr="00BE39F5">
          <w:rPr>
            <w:rFonts w:ascii="Times New Roman" w:hAnsi="Times New Roman" w:cs="Times New Roman"/>
            <w:sz w:val="24"/>
            <w:szCs w:val="20"/>
            <w:lang w:val="en-GB"/>
          </w:rPr>
          <w:t>What school</w:t>
        </w:r>
        <w:r>
          <w:rPr>
            <w:rFonts w:ascii="Times New Roman" w:hAnsi="Times New Roman" w:cs="Times New Roman"/>
            <w:sz w:val="24"/>
            <w:szCs w:val="20"/>
            <w:lang w:val="en-GB"/>
          </w:rPr>
          <w:t xml:space="preserve"> </w:t>
        </w:r>
        <w:r w:rsidRPr="00BE39F5">
          <w:rPr>
            <w:rFonts w:ascii="Times New Roman" w:hAnsi="Times New Roman" w:cs="Times New Roman"/>
            <w:sz w:val="24"/>
            <w:szCs w:val="20"/>
            <w:lang w:val="en-GB"/>
          </w:rPr>
          <w:t>level and interpersonal factors hinder effective teacher–student collaboration in senior secondary schools in the Anse Royale District?</w:t>
        </w:r>
      </w:ins>
    </w:p>
    <w:p w14:paraId="12FE5CFF" w14:textId="77777777" w:rsidR="00633A07" w:rsidRPr="00BE39F5" w:rsidRDefault="00633A07" w:rsidP="00633A07">
      <w:pPr>
        <w:pStyle w:val="ListParagraph"/>
        <w:numPr>
          <w:ilvl w:val="0"/>
          <w:numId w:val="18"/>
        </w:numPr>
        <w:spacing w:after="0" w:line="360" w:lineRule="auto"/>
        <w:rPr>
          <w:ins w:id="256" w:author="ESTHER" w:date="2026-01-09T22:57:00Z" w16du:dateUtc="2026-01-09T18:57:00Z"/>
          <w:rFonts w:ascii="Times New Roman" w:hAnsi="Times New Roman" w:cs="Times New Roman"/>
          <w:sz w:val="24"/>
          <w:szCs w:val="20"/>
        </w:rPr>
        <w:pPrChange w:id="257" w:author="ESTHER" w:date="2026-01-09T22:57:00Z" w16du:dateUtc="2026-01-09T18:57:00Z">
          <w:pPr>
            <w:pStyle w:val="ListParagraph"/>
            <w:numPr>
              <w:numId w:val="17"/>
            </w:numPr>
            <w:spacing w:after="0" w:line="360" w:lineRule="auto"/>
            <w:ind w:hanging="360"/>
          </w:pPr>
        </w:pPrChange>
      </w:pPr>
      <w:ins w:id="258" w:author="ESTHER" w:date="2026-01-09T22:57:00Z" w16du:dateUtc="2026-01-09T18:57:00Z">
        <w:r w:rsidRPr="00B74A36">
          <w:rPr>
            <w:rFonts w:ascii="Times New Roman" w:hAnsi="Times New Roman" w:cs="Times New Roman"/>
            <w:sz w:val="24"/>
            <w:szCs w:val="20"/>
            <w:lang w:val="en-GB"/>
          </w:rPr>
          <w:t>How do students perceive teacher–student collaboration, and how is this perception associated with their motivation and engagement in learning?</w:t>
        </w:r>
      </w:ins>
    </w:p>
    <w:p w14:paraId="43425C08" w14:textId="77777777" w:rsidR="00633A07" w:rsidRPr="00BE39F5" w:rsidRDefault="00633A07" w:rsidP="00633A07">
      <w:pPr>
        <w:pStyle w:val="ListParagraph"/>
        <w:numPr>
          <w:ilvl w:val="0"/>
          <w:numId w:val="18"/>
        </w:numPr>
        <w:spacing w:after="0" w:line="360" w:lineRule="auto"/>
        <w:rPr>
          <w:ins w:id="259" w:author="ESTHER" w:date="2026-01-09T22:57:00Z" w16du:dateUtc="2026-01-09T18:57:00Z"/>
          <w:rFonts w:ascii="Times New Roman" w:hAnsi="Times New Roman" w:cs="Times New Roman"/>
          <w:sz w:val="24"/>
          <w:szCs w:val="20"/>
        </w:rPr>
        <w:pPrChange w:id="260" w:author="ESTHER" w:date="2026-01-09T22:57:00Z" w16du:dateUtc="2026-01-09T18:57:00Z">
          <w:pPr>
            <w:pStyle w:val="ListParagraph"/>
            <w:numPr>
              <w:numId w:val="17"/>
            </w:numPr>
            <w:spacing w:after="0" w:line="360" w:lineRule="auto"/>
            <w:ind w:hanging="360"/>
          </w:pPr>
        </w:pPrChange>
      </w:pPr>
      <w:ins w:id="261" w:author="ESTHER" w:date="2026-01-09T22:57:00Z" w16du:dateUtc="2026-01-09T18:57:00Z">
        <w:r w:rsidRPr="004C7FE0">
          <w:rPr>
            <w:rFonts w:ascii="Times New Roman" w:hAnsi="Times New Roman" w:cs="Times New Roman"/>
            <w:sz w:val="24"/>
            <w:szCs w:val="20"/>
            <w:lang w:val="en-GB"/>
          </w:rPr>
          <w:t xml:space="preserve">What is the relationship between </w:t>
        </w:r>
        <w:r w:rsidRPr="00BE39F5">
          <w:rPr>
            <w:rFonts w:ascii="Times New Roman" w:hAnsi="Times New Roman" w:cs="Times New Roman"/>
            <w:sz w:val="24"/>
            <w:szCs w:val="20"/>
            <w:lang w:val="en-GB"/>
          </w:rPr>
          <w:t>teacher–student collaboration</w:t>
        </w:r>
        <w:r w:rsidRPr="004C7FE0">
          <w:rPr>
            <w:rFonts w:ascii="Times New Roman" w:hAnsi="Times New Roman" w:cs="Times New Roman"/>
            <w:sz w:val="24"/>
            <w:szCs w:val="20"/>
            <w:lang w:val="en-GB"/>
          </w:rPr>
          <w:t xml:space="preserve"> and </w:t>
        </w:r>
        <w:r w:rsidRPr="00BE39F5">
          <w:rPr>
            <w:rFonts w:ascii="Times New Roman" w:hAnsi="Times New Roman" w:cs="Times New Roman"/>
            <w:sz w:val="24"/>
            <w:szCs w:val="20"/>
            <w:lang w:val="en-GB"/>
          </w:rPr>
          <w:t>students’ motivation and engagement</w:t>
        </w:r>
        <w:r w:rsidRPr="004C7FE0">
          <w:rPr>
            <w:rFonts w:ascii="Times New Roman" w:hAnsi="Times New Roman" w:cs="Times New Roman"/>
            <w:sz w:val="24"/>
            <w:szCs w:val="20"/>
            <w:lang w:val="en-GB"/>
          </w:rPr>
          <w:t xml:space="preserve"> in senior secondary schools in Anse Royale?</w:t>
        </w:r>
      </w:ins>
    </w:p>
    <w:p w14:paraId="63D17DFD" w14:textId="77777777" w:rsidR="00633A07" w:rsidRPr="00BE39F5" w:rsidRDefault="00633A07" w:rsidP="00633A07">
      <w:pPr>
        <w:pStyle w:val="ListParagraph"/>
        <w:numPr>
          <w:ilvl w:val="0"/>
          <w:numId w:val="18"/>
        </w:numPr>
        <w:spacing w:after="0" w:line="360" w:lineRule="auto"/>
        <w:rPr>
          <w:ins w:id="262" w:author="ESTHER" w:date="2026-01-09T22:57:00Z" w16du:dateUtc="2026-01-09T18:57:00Z"/>
          <w:rFonts w:ascii="Times New Roman" w:hAnsi="Times New Roman" w:cs="Times New Roman"/>
          <w:sz w:val="24"/>
          <w:szCs w:val="20"/>
        </w:rPr>
        <w:pPrChange w:id="263" w:author="ESTHER" w:date="2026-01-09T22:57:00Z" w16du:dateUtc="2026-01-09T18:57:00Z">
          <w:pPr>
            <w:pStyle w:val="ListParagraph"/>
            <w:numPr>
              <w:numId w:val="17"/>
            </w:numPr>
            <w:spacing w:after="0" w:line="360" w:lineRule="auto"/>
            <w:ind w:hanging="360"/>
          </w:pPr>
        </w:pPrChange>
      </w:pPr>
      <w:ins w:id="264" w:author="ESTHER" w:date="2026-01-09T22:57:00Z" w16du:dateUtc="2026-01-09T18:57:00Z">
        <w:r w:rsidRPr="00B74A36">
          <w:rPr>
            <w:rFonts w:ascii="Times New Roman" w:hAnsi="Times New Roman" w:cs="Times New Roman"/>
            <w:sz w:val="24"/>
            <w:szCs w:val="20"/>
            <w:lang w:val="en-GB"/>
          </w:rPr>
          <w:t>How do institutional factors such as school leadership, resource availability, and class size influence the implementation of teacher–student collaboration in senior secondary schools in Anse Royale?</w:t>
        </w:r>
      </w:ins>
    </w:p>
    <w:p w14:paraId="3758F85E" w14:textId="1A3D2995" w:rsidR="00F25402" w:rsidRPr="00F25402" w:rsidDel="00633A07" w:rsidRDefault="00F25402" w:rsidP="00F25402">
      <w:pPr>
        <w:pStyle w:val="ListParagraph"/>
        <w:numPr>
          <w:ilvl w:val="0"/>
          <w:numId w:val="7"/>
        </w:numPr>
        <w:spacing w:after="0" w:line="360" w:lineRule="auto"/>
        <w:rPr>
          <w:del w:id="265" w:author="ESTHER" w:date="2026-01-09T22:57:00Z" w16du:dateUtc="2026-01-09T18:57:00Z"/>
          <w:rFonts w:ascii="Times New Roman" w:hAnsi="Times New Roman" w:cs="Times New Roman"/>
          <w:sz w:val="24"/>
          <w:szCs w:val="24"/>
        </w:rPr>
      </w:pPr>
      <w:commentRangeStart w:id="266"/>
      <w:del w:id="267" w:author="ESTHER" w:date="2026-01-09T22:57:00Z" w16du:dateUtc="2026-01-09T18:57:00Z">
        <w:r w:rsidRPr="00F25402" w:rsidDel="00633A07">
          <w:rPr>
            <w:rFonts w:ascii="Times New Roman" w:hAnsi="Times New Roman" w:cs="Times New Roman"/>
            <w:sz w:val="24"/>
          </w:rPr>
          <w:delText xml:space="preserve">What challenges in the school, </w:delText>
        </w:r>
      </w:del>
      <w:del w:id="268" w:author="ESTHER" w:date="2026-01-08T16:46:00Z" w16du:dateUtc="2026-01-08T12:46:00Z">
        <w:r w:rsidRPr="00F25402" w:rsidDel="000A65BC">
          <w:rPr>
            <w:rFonts w:ascii="Times New Roman" w:hAnsi="Times New Roman" w:cs="Times New Roman"/>
            <w:sz w:val="24"/>
          </w:rPr>
          <w:delText xml:space="preserve">classroom, </w:delText>
        </w:r>
      </w:del>
      <w:del w:id="269" w:author="ESTHER" w:date="2026-01-09T22:57:00Z" w16du:dateUtc="2026-01-09T18:57:00Z">
        <w:r w:rsidRPr="00F25402" w:rsidDel="00633A07">
          <w:rPr>
            <w:rFonts w:ascii="Times New Roman" w:hAnsi="Times New Roman" w:cs="Times New Roman"/>
            <w:sz w:val="24"/>
          </w:rPr>
          <w:delText>or teacher–student relationship make collaboration difficult in senior secondary schools?</w:delText>
        </w:r>
        <w:commentRangeEnd w:id="266"/>
        <w:r w:rsidR="000F1267" w:rsidDel="00633A07">
          <w:rPr>
            <w:rStyle w:val="CommentReference"/>
            <w:rFonts w:eastAsiaTheme="minorHAnsi"/>
            <w:lang w:val="en-GB"/>
            <w14:ligatures w14:val="standardContextual"/>
          </w:rPr>
          <w:commentReference w:id="266"/>
        </w:r>
      </w:del>
    </w:p>
    <w:p w14:paraId="24AB8CE0" w14:textId="06E911AB" w:rsidR="00411F52" w:rsidDel="00633A07" w:rsidRDefault="00F25402" w:rsidP="00F25402">
      <w:pPr>
        <w:pStyle w:val="ListParagraph"/>
        <w:numPr>
          <w:ilvl w:val="0"/>
          <w:numId w:val="7"/>
        </w:numPr>
        <w:spacing w:after="0" w:line="360" w:lineRule="auto"/>
        <w:rPr>
          <w:del w:id="270" w:author="ESTHER" w:date="2026-01-09T22:57:00Z" w16du:dateUtc="2026-01-09T18:57:00Z"/>
          <w:rFonts w:ascii="Times New Roman" w:hAnsi="Times New Roman" w:cs="Times New Roman"/>
          <w:sz w:val="24"/>
          <w:szCs w:val="24"/>
        </w:rPr>
      </w:pPr>
      <w:commentRangeStart w:id="271"/>
      <w:del w:id="272" w:author="ESTHER" w:date="2026-01-09T22:57:00Z" w16du:dateUtc="2026-01-09T18:57:00Z">
        <w:r w:rsidRPr="00F25402" w:rsidDel="00633A07">
          <w:rPr>
            <w:rFonts w:ascii="Times New Roman" w:hAnsi="Times New Roman" w:cs="Times New Roman"/>
            <w:sz w:val="24"/>
          </w:rPr>
          <w:delText>How do students view collaborative teaching, and does it help them feel more motivated and engaged in their learning?</w:delText>
        </w:r>
      </w:del>
    </w:p>
    <w:p w14:paraId="238A79C2" w14:textId="552F87CA" w:rsidR="00F25402" w:rsidRPr="00F25402" w:rsidDel="00633A07" w:rsidRDefault="00F25402" w:rsidP="00F25402">
      <w:pPr>
        <w:pStyle w:val="ListParagraph"/>
        <w:numPr>
          <w:ilvl w:val="0"/>
          <w:numId w:val="7"/>
        </w:numPr>
        <w:spacing w:after="0" w:line="360" w:lineRule="auto"/>
        <w:rPr>
          <w:del w:id="273" w:author="ESTHER" w:date="2026-01-09T22:57:00Z" w16du:dateUtc="2026-01-09T18:57:00Z"/>
          <w:rFonts w:ascii="Times New Roman" w:hAnsi="Times New Roman" w:cs="Times New Roman"/>
          <w:sz w:val="28"/>
          <w:szCs w:val="24"/>
        </w:rPr>
      </w:pPr>
      <w:del w:id="274" w:author="ESTHER" w:date="2026-01-09T22:57:00Z" w16du:dateUtc="2026-01-09T18:57:00Z">
        <w:r w:rsidRPr="00F25402" w:rsidDel="00633A07">
          <w:rPr>
            <w:rFonts w:ascii="Times New Roman" w:hAnsi="Times New Roman" w:cs="Times New Roman"/>
            <w:sz w:val="24"/>
          </w:rPr>
          <w:delText>How do factors like school leadership, availability of resources, and class size affect teacher–student collaboration in Anse Royale senior schools?</w:delText>
        </w:r>
      </w:del>
    </w:p>
    <w:p w14:paraId="67C5E7CB" w14:textId="7C5580F2" w:rsidR="00B74A36" w:rsidRPr="00633A07" w:rsidDel="00633A07" w:rsidRDefault="00F25402" w:rsidP="00633A07">
      <w:pPr>
        <w:pStyle w:val="ListParagraph"/>
        <w:spacing w:after="0" w:line="360" w:lineRule="auto"/>
        <w:ind w:left="360"/>
        <w:rPr>
          <w:del w:id="275" w:author="ESTHER" w:date="2026-01-09T22:57:00Z" w16du:dateUtc="2026-01-09T18:57:00Z"/>
          <w:rFonts w:ascii="Times New Roman" w:hAnsi="Times New Roman" w:cs="Times New Roman"/>
          <w:sz w:val="24"/>
          <w:rPrChange w:id="276" w:author="ESTHER" w:date="2026-01-09T22:57:00Z" w16du:dateUtc="2026-01-09T18:57:00Z">
            <w:rPr>
              <w:del w:id="277" w:author="ESTHER" w:date="2026-01-09T22:57:00Z" w16du:dateUtc="2026-01-09T18:57:00Z"/>
              <w:rFonts w:ascii="Times New Roman" w:hAnsi="Times New Roman" w:cs="Times New Roman"/>
              <w:sz w:val="32"/>
              <w:szCs w:val="24"/>
            </w:rPr>
          </w:rPrChange>
        </w:rPr>
        <w:pPrChange w:id="278" w:author="ESTHER" w:date="2026-01-09T22:57:00Z" w16du:dateUtc="2026-01-09T18:57:00Z">
          <w:pPr>
            <w:pStyle w:val="ListParagraph"/>
            <w:numPr>
              <w:numId w:val="7"/>
            </w:numPr>
            <w:spacing w:after="0" w:line="360" w:lineRule="auto"/>
            <w:ind w:left="360" w:hanging="360"/>
          </w:pPr>
        </w:pPrChange>
      </w:pPr>
      <w:del w:id="279" w:author="ESTHER" w:date="2026-01-09T22:57:00Z" w16du:dateUtc="2026-01-09T18:57:00Z">
        <w:r w:rsidRPr="00F25402" w:rsidDel="00633A07">
          <w:rPr>
            <w:rFonts w:ascii="Times New Roman" w:hAnsi="Times New Roman" w:cs="Times New Roman"/>
            <w:sz w:val="24"/>
          </w:rPr>
          <w:delText>What practical strategies can be used to improve teacher–student collaboration and support better motivation and engagement among learners?</w:delText>
        </w:r>
        <w:commentRangeEnd w:id="271"/>
        <w:r w:rsidR="000F1267" w:rsidDel="00633A07">
          <w:rPr>
            <w:rStyle w:val="CommentReference"/>
            <w:rFonts w:eastAsiaTheme="minorHAnsi"/>
            <w:lang w:val="en-GB"/>
            <w14:ligatures w14:val="standardContextual"/>
          </w:rPr>
          <w:commentReference w:id="271"/>
        </w:r>
        <w:bookmarkStart w:id="280" w:name="_Hlk218859743"/>
      </w:del>
    </w:p>
    <w:bookmarkEnd w:id="280"/>
    <w:p w14:paraId="6D7AC2FC" w14:textId="56310780" w:rsidR="00411F52" w:rsidRPr="00411F52" w:rsidRDefault="00411F52" w:rsidP="00633A07">
      <w:pPr>
        <w:pStyle w:val="ListParagraph"/>
        <w:rPr>
          <w:rFonts w:ascii="Times New Roman" w:hAnsi="Times New Roman" w:cs="Times New Roman"/>
          <w:sz w:val="24"/>
          <w:szCs w:val="24"/>
        </w:rPr>
        <w:pPrChange w:id="281" w:author="ESTHER" w:date="2026-01-09T22:57:00Z" w16du:dateUtc="2026-01-09T18:57:00Z">
          <w:pPr>
            <w:spacing w:after="0" w:line="360" w:lineRule="auto"/>
          </w:pPr>
        </w:pPrChange>
      </w:pPr>
      <w:del w:id="282" w:author="ESTHER" w:date="2026-01-08T17:02:00Z" w16du:dateUtc="2026-01-08T13:02:00Z">
        <w:r w:rsidRPr="00411F52" w:rsidDel="003E40CF">
          <w:rPr>
            <w:rFonts w:ascii="Times New Roman" w:hAnsi="Times New Roman" w:cs="Times New Roman"/>
            <w:sz w:val="24"/>
            <w:szCs w:val="24"/>
          </w:rPr>
          <w:delText xml:space="preserve"> </w:delText>
        </w:r>
      </w:del>
    </w:p>
    <w:p w14:paraId="62CC92B7" w14:textId="77777777" w:rsidR="004E1284" w:rsidRDefault="004E1284" w:rsidP="004E128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Significance of the Study</w:t>
      </w:r>
    </w:p>
    <w:p w14:paraId="571DC378" w14:textId="4246CF17" w:rsidR="00411F52" w:rsidRDefault="00411F52" w:rsidP="004E1284">
      <w:pPr>
        <w:spacing w:after="0" w:line="360" w:lineRule="auto"/>
        <w:rPr>
          <w:ins w:id="283" w:author="USER" w:date="2026-01-06T18:17:00Z"/>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The study will provide practical facts about the obstacles and enablers of teacher-student cooperation, guiding school improvement and teacher professional development. For educators, the results may inform practical practices, like collaborative task planning, rubric development, peer and self-evaluation, and iterative feedback, which promote autonomy, competence, and connectedness. Results may encourage school administrators and policymakers to prioritize collaborative pedagogy in professional development initiatives, lesson-study cycles, mentorship, and performance evaluation debates. The study provides Seychelles-based mixed-methods data about the relationship between collaboration, engagement, and accomplishment in senior secondary education for researchers.</w:t>
      </w:r>
    </w:p>
    <w:p w14:paraId="318389FC" w14:textId="77777777" w:rsidR="00837DB8" w:rsidRPr="00411F52" w:rsidRDefault="00837DB8" w:rsidP="004E1284">
      <w:pPr>
        <w:spacing w:after="0" w:line="360" w:lineRule="auto"/>
        <w:rPr>
          <w:rFonts w:ascii="Times New Roman" w:eastAsia="Times New Roman" w:hAnsi="Times New Roman" w:cs="Times New Roman"/>
          <w:sz w:val="24"/>
          <w:szCs w:val="24"/>
        </w:rPr>
      </w:pPr>
    </w:p>
    <w:p w14:paraId="2BE0B041"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65D68966" w14:textId="0A89192A" w:rsidR="00411F52" w:rsidRPr="00411F52" w:rsidRDefault="00411F52" w:rsidP="00411F52">
      <w:pPr>
        <w:spacing w:after="0" w:line="360" w:lineRule="auto"/>
        <w:rPr>
          <w:rFonts w:ascii="Times New Roman" w:eastAsia="Times New Roman" w:hAnsi="Times New Roman" w:cs="Times New Roman"/>
          <w:b/>
          <w:bCs/>
          <w:sz w:val="24"/>
          <w:szCs w:val="24"/>
        </w:rPr>
      </w:pPr>
      <w:r w:rsidRPr="00411F52">
        <w:rPr>
          <w:rFonts w:ascii="Times New Roman" w:eastAsia="Times New Roman" w:hAnsi="Times New Roman" w:cs="Times New Roman"/>
          <w:b/>
          <w:bCs/>
          <w:sz w:val="24"/>
          <w:szCs w:val="24"/>
        </w:rPr>
        <w:t>S</w:t>
      </w:r>
      <w:r w:rsidR="004E1284">
        <w:rPr>
          <w:rFonts w:ascii="Times New Roman" w:eastAsia="Times New Roman" w:hAnsi="Times New Roman" w:cs="Times New Roman"/>
          <w:b/>
          <w:bCs/>
          <w:sz w:val="24"/>
          <w:szCs w:val="24"/>
        </w:rPr>
        <w:t>cope of the Study</w:t>
      </w:r>
    </w:p>
    <w:p w14:paraId="063E2000" w14:textId="6C074BDD" w:rsidR="00882F7C" w:rsidRPr="00882F7C" w:rsidRDefault="00882F7C" w:rsidP="00882F7C">
      <w:pPr>
        <w:spacing w:after="0" w:line="360" w:lineRule="auto"/>
        <w:jc w:val="both"/>
        <w:rPr>
          <w:rFonts w:ascii="Times New Roman" w:eastAsia="Times New Roman" w:hAnsi="Times New Roman" w:cs="Times New Roman"/>
          <w:sz w:val="24"/>
          <w:szCs w:val="24"/>
        </w:rPr>
      </w:pPr>
      <w:r w:rsidRPr="00882F7C">
        <w:rPr>
          <w:rFonts w:ascii="Times New Roman" w:eastAsia="Times New Roman" w:hAnsi="Times New Roman" w:cs="Times New Roman"/>
          <w:sz w:val="24"/>
          <w:szCs w:val="24"/>
          <w:lang w:val="en-US"/>
        </w:rPr>
        <w:t xml:space="preserve">This study </w:t>
      </w:r>
      <w:proofErr w:type="gramStart"/>
      <w:r w:rsidRPr="00882F7C">
        <w:rPr>
          <w:rFonts w:ascii="Times New Roman" w:eastAsia="Times New Roman" w:hAnsi="Times New Roman" w:cs="Times New Roman"/>
          <w:sz w:val="24"/>
          <w:szCs w:val="24"/>
          <w:lang w:val="en-US"/>
        </w:rPr>
        <w:t>explore</w:t>
      </w:r>
      <w:proofErr w:type="gramEnd"/>
      <w:ins w:id="284" w:author="USER" w:date="2026-01-06T18:18:00Z">
        <w:r w:rsidR="00612082">
          <w:rPr>
            <w:rFonts w:ascii="Times New Roman" w:eastAsia="Times New Roman" w:hAnsi="Times New Roman" w:cs="Times New Roman"/>
            <w:sz w:val="24"/>
            <w:szCs w:val="24"/>
            <w:lang w:val="en-US"/>
          </w:rPr>
          <w:t xml:space="preserve"> </w:t>
        </w:r>
      </w:ins>
      <w:r w:rsidRPr="00882F7C">
        <w:rPr>
          <w:rFonts w:ascii="Times New Roman" w:eastAsia="Times New Roman" w:hAnsi="Times New Roman" w:cs="Times New Roman"/>
          <w:sz w:val="24"/>
          <w:szCs w:val="24"/>
          <w:lang w:val="en-US"/>
        </w:rPr>
        <w:t>s</w:t>
      </w:r>
      <w:del w:id="285" w:author="USER" w:date="2026-01-06T18:13:00Z">
        <w:r w:rsidRPr="00882F7C" w:rsidDel="00837DB8">
          <w:rPr>
            <w:rFonts w:ascii="Times New Roman" w:eastAsia="Times New Roman" w:hAnsi="Times New Roman" w:cs="Times New Roman"/>
            <w:sz w:val="24"/>
            <w:szCs w:val="24"/>
            <w:lang w:val="en-US"/>
          </w:rPr>
          <w:delText xml:space="preserve"> </w:delText>
        </w:r>
      </w:del>
      <w:r w:rsidRPr="00882F7C">
        <w:rPr>
          <w:rFonts w:ascii="Times New Roman" w:eastAsia="Times New Roman" w:hAnsi="Times New Roman" w:cs="Times New Roman"/>
          <w:sz w:val="24"/>
          <w:szCs w:val="24"/>
          <w:lang w:val="en-US"/>
        </w:rPr>
        <w:t xml:space="preserve">how teacher–student collaboration influences learners’ academic performance, motivation, and engagement within senior secondary schools in the Anse Royale District of Seychelles. The investigation focuses specifically on Senior 4–5 classes, where students are progressing through key stages of secondary education and preparing for national examinations. </w:t>
      </w:r>
      <w:r w:rsidRPr="00882F7C">
        <w:rPr>
          <w:rFonts w:ascii="Times New Roman" w:eastAsia="Times New Roman" w:hAnsi="Times New Roman" w:cs="Times New Roman"/>
          <w:sz w:val="24"/>
          <w:szCs w:val="24"/>
          <w:lang w:val="en-US"/>
        </w:rPr>
        <w:lastRenderedPageBreak/>
        <w:t>Covering the 2024–2026 academic years, the research concentrates on collaborative teaching practices, communication patterns, feedback processes, and students’ views regarding the support they receive from teachers. The study is limited to senior secondary settings and does not include junior secondary or primary levels. Although collaboration across different subjects will be examined, the research does not evaluate individual subject curricula. Data will be gathered from students through questionnaires, interviews, and, when appropriate, classroom observations.</w:t>
      </w:r>
    </w:p>
    <w:p w14:paraId="49D14FDD" w14:textId="77777777" w:rsidR="00411F52" w:rsidRPr="00411F52" w:rsidRDefault="00411F52" w:rsidP="00411F52">
      <w:pPr>
        <w:spacing w:after="0" w:line="360" w:lineRule="auto"/>
        <w:rPr>
          <w:rFonts w:ascii="Times New Roman" w:eastAsia="Times New Roman" w:hAnsi="Times New Roman" w:cs="Times New Roman"/>
          <w:sz w:val="24"/>
          <w:szCs w:val="24"/>
        </w:rPr>
      </w:pPr>
    </w:p>
    <w:p w14:paraId="7DF1C0DA" w14:textId="63A9C179" w:rsidR="00411F52" w:rsidRPr="00411F52" w:rsidRDefault="004E1284" w:rsidP="00411F52">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Study Key Terms</w:t>
      </w:r>
    </w:p>
    <w:p w14:paraId="3E8056CB"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1. Teacher–student collaboration: Co‑planning, co‑regulation, and co‑reflection 2. </w:t>
      </w:r>
    </w:p>
    <w:p w14:paraId="5C8E7D4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2. Learner outcomes: Marks from school‑based assessments or standardised tests available during the study period.</w:t>
      </w:r>
    </w:p>
    <w:p w14:paraId="61696E07"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3. Challenges: Barriers, Obstacles, Hinderances</w:t>
      </w:r>
    </w:p>
    <w:p w14:paraId="24AEDCD5"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4. Opportunities: Facilitators, Enablers, Motivators, </w:t>
      </w:r>
    </w:p>
    <w:p w14:paraId="635AAC7F"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5. Learner Motivation: Students’ self‑reported intrinsic/extrinsic motivation and perceived autonomy, competence, and relatedness.</w:t>
      </w:r>
    </w:p>
    <w:p w14:paraId="28986B2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6. Learner Engagement: Behavioural (on‑task behaviour, participation), emotional (interest, belonging), and cognitive (strategies, self‑regulation) dimensions reported by learners and triangulated with teacher perceptions.</w:t>
      </w:r>
    </w:p>
    <w:p w14:paraId="7A53FABA"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br w:type="page"/>
      </w:r>
    </w:p>
    <w:p w14:paraId="1C17853F" w14:textId="457DB2B3" w:rsidR="00411F52" w:rsidRPr="00411F52" w:rsidRDefault="00411F52" w:rsidP="00411F52">
      <w:pPr>
        <w:pStyle w:val="Heading1"/>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lastRenderedPageBreak/>
        <w:t>CHAPTER TWO</w:t>
      </w:r>
      <w:r w:rsidR="004E1284">
        <w:rPr>
          <w:rFonts w:ascii="Times New Roman" w:hAnsi="Times New Roman" w:cs="Times New Roman"/>
          <w:color w:val="auto"/>
          <w:sz w:val="24"/>
          <w:szCs w:val="24"/>
        </w:rPr>
        <w:t xml:space="preserve">: </w:t>
      </w:r>
      <w:r w:rsidRPr="00411F52">
        <w:rPr>
          <w:rFonts w:ascii="Times New Roman" w:hAnsi="Times New Roman" w:cs="Times New Roman"/>
          <w:color w:val="auto"/>
          <w:sz w:val="24"/>
          <w:szCs w:val="24"/>
        </w:rPr>
        <w:t>LITERATURE REVIEW</w:t>
      </w:r>
    </w:p>
    <w:p w14:paraId="4D5F8E9D"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Conceptual Framework</w:t>
      </w:r>
    </w:p>
    <w:p w14:paraId="65EF0DE0" w14:textId="77777777" w:rsidR="00411F52" w:rsidRPr="00411F52" w:rsidRDefault="00411F52" w:rsidP="00283C8E">
      <w:pPr>
        <w:spacing w:line="360" w:lineRule="auto"/>
        <w:jc w:val="both"/>
        <w:rPr>
          <w:rFonts w:ascii="Times New Roman" w:hAnsi="Times New Roman" w:cs="Times New Roman"/>
          <w:sz w:val="24"/>
          <w:szCs w:val="24"/>
        </w:rPr>
      </w:pPr>
      <w:r w:rsidRPr="00411F52">
        <w:rPr>
          <w:rFonts w:ascii="Times New Roman" w:hAnsi="Times New Roman" w:cs="Times New Roman"/>
          <w:sz w:val="24"/>
          <w:szCs w:val="24"/>
        </w:rPr>
        <w:t>Teacher-student collaboration denotes cooperative instructional methodologies that foster shared decision-making, transparent communication, and active engagement of learners. It is envisioned as a process that improves learners' academic performance, motivation, and engagement through supportive interactions and constructive feedback (Martin &amp; Dowson, 2009). Collaborative classrooms transform learners from passive recipients of information into active contributors, fostering conditions for enhanced comprehension and performance.</w:t>
      </w:r>
    </w:p>
    <w:p w14:paraId="1EF43959" w14:textId="77777777" w:rsidR="00411F52" w:rsidRPr="00B500C4" w:rsidRDefault="00411F52" w:rsidP="00283C8E">
      <w:pPr>
        <w:spacing w:after="200" w:line="360" w:lineRule="auto"/>
        <w:jc w:val="both"/>
        <w:rPr>
          <w:rFonts w:ascii="Times New Roman" w:hAnsi="Times New Roman" w:cs="Times New Roman"/>
          <w:sz w:val="24"/>
          <w:szCs w:val="24"/>
        </w:rPr>
      </w:pPr>
      <w:r w:rsidRPr="00B500C4">
        <w:rPr>
          <w:rFonts w:ascii="Times New Roman" w:hAnsi="Times New Roman" w:cs="Times New Roman"/>
          <w:sz w:val="24"/>
          <w:szCs w:val="24"/>
        </w:rPr>
        <w:t>The conceptual framework identifies collaboration between educators and pupils as the primary instructional variable affecting three fundamental facilitators: independent support, competency support, and interpersonal support, which subsequently influence motivation and multifaceted engagement. Increased engagement is posited to facilitate enhancements in evaluated outcomes. Collaboration is implemented through practices including joint goal-setting, dialogic feedback, formative rubric utilisation, collaborative problem-solving tasks, and opportunities for student input in task design and assessment. Institutional moderators, such as class size, teacher experience, and subject demands, may enhance or diminish these relationships.</w:t>
      </w:r>
    </w:p>
    <w:p w14:paraId="1A48BF2F" w14:textId="77777777" w:rsidR="00411F52" w:rsidRPr="00411F52" w:rsidRDefault="00411F52" w:rsidP="00411F52">
      <w:pPr>
        <w:spacing w:line="360" w:lineRule="auto"/>
        <w:rPr>
          <w:rFonts w:ascii="Times New Roman" w:hAnsi="Times New Roman" w:cs="Times New Roman"/>
          <w:sz w:val="24"/>
          <w:szCs w:val="24"/>
        </w:rPr>
      </w:pPr>
    </w:p>
    <w:p w14:paraId="73DB3C39"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Theoretical Framework</w:t>
      </w:r>
    </w:p>
    <w:p w14:paraId="3CA241DB" w14:textId="77777777" w:rsidR="00411F52" w:rsidRPr="00411F52" w:rsidRDefault="00411F52" w:rsidP="00283C8E">
      <w:pPr>
        <w:spacing w:line="360" w:lineRule="auto"/>
        <w:jc w:val="both"/>
        <w:rPr>
          <w:rFonts w:ascii="Times New Roman" w:hAnsi="Times New Roman" w:cs="Times New Roman"/>
          <w:sz w:val="24"/>
          <w:szCs w:val="24"/>
        </w:rPr>
      </w:pPr>
      <w:r w:rsidRPr="00CA45DE">
        <w:rPr>
          <w:rFonts w:ascii="Times New Roman" w:hAnsi="Times New Roman" w:cs="Times New Roman"/>
          <w:sz w:val="24"/>
          <w:szCs w:val="24"/>
        </w:rPr>
        <w:t>This research will be based on Self-Determination Theory (SDT), which asserts that learners' motivation and engagement enhance when their needs for autonomy, competence, and relatedness are satisfied (Ryan &amp; Deci, 2000). Collaboration between teachers and students addresses these needs by offering avenues for student expression, structured academic assistance, and constructive interpersonal connections. This theoretical framework elucidates how collaborative practices augment both emotional and academic aspects of learning.</w:t>
      </w:r>
    </w:p>
    <w:p w14:paraId="37C53ECF" w14:textId="77777777" w:rsidR="00411F52" w:rsidRPr="00CA45DE" w:rsidRDefault="00411F52" w:rsidP="00283C8E">
      <w:pPr>
        <w:spacing w:after="200" w:line="360" w:lineRule="auto"/>
        <w:jc w:val="both"/>
        <w:rPr>
          <w:rFonts w:ascii="Times New Roman" w:hAnsi="Times New Roman" w:cs="Times New Roman"/>
          <w:sz w:val="24"/>
          <w:szCs w:val="24"/>
        </w:rPr>
      </w:pPr>
      <w:r w:rsidRPr="00CE5221">
        <w:rPr>
          <w:rFonts w:ascii="Times New Roman" w:hAnsi="Times New Roman" w:cs="Times New Roman"/>
          <w:sz w:val="24"/>
          <w:szCs w:val="24"/>
        </w:rPr>
        <w:t xml:space="preserve">Furthermore, additional complementary theories will be organised to enhance the analysis. Vygotsky’s Social Constructivism underscores learning as a socially mediated and culturally contextualised process, wherein the zone of proximal development is enhanced through guided participation and dialogue. Collaborative practices support this perspective by facilitating learners' engagement in genuine tasks and co-regulating learning strategies. Secondly, Self-Determination </w:t>
      </w:r>
      <w:r w:rsidRPr="00CE5221">
        <w:rPr>
          <w:rFonts w:ascii="Times New Roman" w:hAnsi="Times New Roman" w:cs="Times New Roman"/>
          <w:sz w:val="24"/>
          <w:szCs w:val="24"/>
        </w:rPr>
        <w:lastRenderedPageBreak/>
        <w:t>Theory (SDT) asserts that autonomy, competence, and relatedness are fundamental psychological needs that, when nurtured, foster more self-determined types of motivation. Collaboration that fosters autonomy, strategic instruction, mastery experiences, and supportive relationships is likely to enhance motivation and engagement, subsequently impacting achievement.</w:t>
      </w:r>
    </w:p>
    <w:p w14:paraId="25075348"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Empirical Review</w:t>
      </w:r>
    </w:p>
    <w:p w14:paraId="2512C0F5" w14:textId="77777777" w:rsidR="00411F52" w:rsidRPr="00411F52" w:rsidRDefault="00411F52" w:rsidP="00283C8E">
      <w:pPr>
        <w:spacing w:line="360" w:lineRule="auto"/>
        <w:jc w:val="both"/>
        <w:rPr>
          <w:rFonts w:ascii="Times New Roman" w:hAnsi="Times New Roman" w:cs="Times New Roman"/>
          <w:sz w:val="24"/>
          <w:szCs w:val="24"/>
        </w:rPr>
      </w:pPr>
      <w:r w:rsidRPr="00DA1EDB">
        <w:rPr>
          <w:rFonts w:ascii="Times New Roman" w:hAnsi="Times New Roman" w:cs="Times New Roman"/>
          <w:sz w:val="24"/>
          <w:szCs w:val="24"/>
        </w:rPr>
        <w:t xml:space="preserve">Empirical research demonstrates significant correlations between collaborative relationships between teachers and students and enhanced learning outcomes. Liu (2024) discovered that constructive interactions between teachers and students markedly improve academic engagement by fostering greater social support. According to </w:t>
      </w:r>
      <w:proofErr w:type="spellStart"/>
      <w:r w:rsidRPr="00DA1EDB">
        <w:rPr>
          <w:rFonts w:ascii="Times New Roman" w:hAnsi="Times New Roman" w:cs="Times New Roman"/>
          <w:sz w:val="24"/>
          <w:szCs w:val="24"/>
        </w:rPr>
        <w:t>Loes</w:t>
      </w:r>
      <w:proofErr w:type="spellEnd"/>
      <w:r w:rsidRPr="00DA1EDB">
        <w:rPr>
          <w:rFonts w:ascii="Times New Roman" w:hAnsi="Times New Roman" w:cs="Times New Roman"/>
          <w:sz w:val="24"/>
          <w:szCs w:val="24"/>
        </w:rPr>
        <w:t xml:space="preserve"> (2022), environments that foster collaboration enhance the intrinsic motivation of students. In a similar vein, Nguyen and Oanh (2025) illustrated that cooperative strategies enhance both behavioural and cognitive engagement. The findings highlight the significant global importance of collaborative practices; nonetheless, comparable empirical evidence is still scarce in Seychelles, particularly within the Anse Royale district. </w:t>
      </w:r>
      <w:r w:rsidRPr="00DA1EDB">
        <w:rPr>
          <w:rFonts w:ascii="Times New Roman" w:hAnsi="Times New Roman" w:cs="Times New Roman"/>
          <w:sz w:val="24"/>
          <w:szCs w:val="24"/>
        </w:rPr>
        <w:br/>
        <w:t>Recent empirical investigations (2020–2025) consistently reveal that collaborative classroom environments are positively correlated with both achievement and engagement. Comprehensive analyses and extensive survey research suggest that dialogic feedback, collaborative regulation of learning objectives, and robust teacher-student relationships are significant predictors of improvements in academic achievement and sustained engagement. Research involving senior secondary learners indicates that when students recognise autonomy-supportive teaching and are afforded opportunities to co-design learning tasks, they exhibit enhanced behavioural engagement (such as attendance and task completion), increased emotional engagement (including interest and enjoyment), and improved academic outcomes. In contrast, environments that are strictly regulated and predominantly led by instructors tend to correlate with superficial learning approaches and diminished levels of engagement.</w:t>
      </w:r>
    </w:p>
    <w:p w14:paraId="5B813BA3" w14:textId="77777777" w:rsidR="00411F52" w:rsidRPr="00DA1EDB" w:rsidRDefault="00411F52" w:rsidP="00283C8E">
      <w:pPr>
        <w:spacing w:after="200" w:line="360" w:lineRule="auto"/>
        <w:jc w:val="both"/>
        <w:rPr>
          <w:rFonts w:ascii="Times New Roman" w:hAnsi="Times New Roman" w:cs="Times New Roman"/>
          <w:sz w:val="24"/>
          <w:szCs w:val="24"/>
        </w:rPr>
      </w:pPr>
      <w:r w:rsidRPr="00ED1DAE">
        <w:rPr>
          <w:rFonts w:ascii="Times New Roman" w:hAnsi="Times New Roman" w:cs="Times New Roman"/>
          <w:sz w:val="24"/>
          <w:szCs w:val="24"/>
        </w:rPr>
        <w:t xml:space="preserve">Furthermore, investigations into digitally supported collaboration reveal that the integration of blended and classroom-embedded tools (such as shared documents, comment features, and peer-feedback platforms) can significantly enhance collaborative pedagogy, particularly when they are aligned with well-defined rubrics and effective teacher facilitation. Nevertheless, technology in isolation proves inadequate: research indicates that in the absence of well-defined frameworks for </w:t>
      </w:r>
      <w:r w:rsidRPr="00ED1DAE">
        <w:rPr>
          <w:rFonts w:ascii="Times New Roman" w:hAnsi="Times New Roman" w:cs="Times New Roman"/>
          <w:sz w:val="24"/>
          <w:szCs w:val="24"/>
        </w:rPr>
        <w:lastRenderedPageBreak/>
        <w:t xml:space="preserve">equitable engagement and feedback comprehension, collaborative aspirations may fail to evolve into profound learning experiences. </w:t>
      </w:r>
      <w:r w:rsidRPr="00411F52">
        <w:rPr>
          <w:rFonts w:ascii="Times New Roman" w:hAnsi="Times New Roman" w:cs="Times New Roman"/>
          <w:sz w:val="24"/>
          <w:szCs w:val="24"/>
        </w:rPr>
        <w:t>Small-island educational systems must recognise</w:t>
      </w:r>
      <w:r w:rsidRPr="00ED1DAE">
        <w:rPr>
          <w:rFonts w:ascii="Times New Roman" w:hAnsi="Times New Roman" w:cs="Times New Roman"/>
          <w:sz w:val="24"/>
          <w:szCs w:val="24"/>
        </w:rPr>
        <w:t xml:space="preserve"> that empirical evidence indicates that enduring professional learning communities and lesson-study methodologies facilitate a transition for educators from sporadic group activities to comprehensive collaborative cycles that are integrated into daily teaching practices.</w:t>
      </w:r>
    </w:p>
    <w:p w14:paraId="07D9C4BE" w14:textId="0EE8AFB1" w:rsidR="00411F52" w:rsidRPr="00411F52" w:rsidRDefault="00116057" w:rsidP="00411F52">
      <w:pPr>
        <w:pStyle w:val="Heading2"/>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Periodization of existing Literature</w:t>
      </w:r>
      <w:r w:rsidR="00411F52" w:rsidRPr="00411F52">
        <w:rPr>
          <w:rFonts w:ascii="Times New Roman" w:hAnsi="Times New Roman" w:cs="Times New Roman"/>
          <w:color w:val="auto"/>
          <w:sz w:val="24"/>
          <w:szCs w:val="24"/>
        </w:rPr>
        <w:t xml:space="preserve"> </w:t>
      </w:r>
    </w:p>
    <w:p w14:paraId="485D6F69" w14:textId="77777777" w:rsidR="00411F52" w:rsidRPr="00411F52" w:rsidRDefault="00411F52" w:rsidP="00283C8E">
      <w:pPr>
        <w:spacing w:line="360" w:lineRule="auto"/>
        <w:jc w:val="both"/>
        <w:rPr>
          <w:rFonts w:ascii="Times New Roman" w:hAnsi="Times New Roman" w:cs="Times New Roman"/>
          <w:sz w:val="24"/>
          <w:szCs w:val="24"/>
        </w:rPr>
      </w:pPr>
      <w:r w:rsidRPr="007550CF">
        <w:rPr>
          <w:rFonts w:ascii="Times New Roman" w:hAnsi="Times New Roman" w:cs="Times New Roman"/>
          <w:sz w:val="24"/>
          <w:szCs w:val="24"/>
        </w:rPr>
        <w:t>Historical transformations indicate a transition from transmission-oriented teaching methods to those rooted in constructivist and socio-constructivist frameworks. Throughout the years, the forms of collaboration have evolved significantly: cooperative learning, project-based learning, dialogic teaching, classroom formative assessment, and the co-creation of success criteria. Literature emerging after 2020, influenced by the dynamics of remote and blended learning, highlights the importance of feedback literacy, the instruction of metacognitive strategies, and the establishment of equitable participation frameworks. These elements are essential to guarantee that every learner engages meaningfully, rather than allowing a select few voices to dominate the discourse.</w:t>
      </w:r>
    </w:p>
    <w:p w14:paraId="4387E670" w14:textId="77777777" w:rsidR="00411F52" w:rsidRPr="00411F52" w:rsidRDefault="00411F52" w:rsidP="00411F52">
      <w:pPr>
        <w:pStyle w:val="Heading2"/>
        <w:spacing w:line="360" w:lineRule="auto"/>
        <w:rPr>
          <w:rFonts w:ascii="Times New Roman" w:hAnsi="Times New Roman" w:cs="Times New Roman"/>
          <w:color w:val="auto"/>
          <w:sz w:val="24"/>
          <w:szCs w:val="24"/>
        </w:rPr>
      </w:pPr>
      <w:r w:rsidRPr="00411F52">
        <w:rPr>
          <w:rFonts w:ascii="Times New Roman" w:hAnsi="Times New Roman" w:cs="Times New Roman"/>
          <w:color w:val="auto"/>
          <w:sz w:val="24"/>
          <w:szCs w:val="24"/>
        </w:rPr>
        <w:t>Gap Identification</w:t>
      </w:r>
    </w:p>
    <w:p w14:paraId="7A24B01C" w14:textId="77777777" w:rsidR="00882F7C" w:rsidRPr="00882F7C" w:rsidRDefault="00882F7C" w:rsidP="00882F7C">
      <w:pPr>
        <w:spacing w:line="360" w:lineRule="auto"/>
        <w:rPr>
          <w:rFonts w:ascii="Times New Roman" w:hAnsi="Times New Roman" w:cs="Times New Roman"/>
          <w:sz w:val="24"/>
          <w:szCs w:val="24"/>
        </w:rPr>
      </w:pPr>
      <w:r w:rsidRPr="00882F7C">
        <w:rPr>
          <w:rFonts w:ascii="Times New Roman" w:hAnsi="Times New Roman" w:cs="Times New Roman"/>
          <w:sz w:val="24"/>
          <w:szCs w:val="24"/>
          <w:lang w:val="en-US"/>
        </w:rPr>
        <w:t>Despite strong international evidence on teacher–student collaboration, very little research has been carried out in Seychelles, especially in senior secondary classrooms in Anse Royale. We still do not fully understand how collaboration, motivation, and engagement work together in different subjects, nor the unique challenges and supports that exist in a small-island school system. This study aims to fill that gap by using a mixed-methods approach to gather meaningful evidence and develop practical strategies tailored to the local context.</w:t>
      </w:r>
    </w:p>
    <w:p w14:paraId="4D367673"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sz w:val="24"/>
          <w:szCs w:val="24"/>
        </w:rPr>
        <w:br w:type="page"/>
      </w:r>
      <w:r w:rsidRPr="00411F52">
        <w:rPr>
          <w:rFonts w:ascii="Times New Roman" w:hAnsi="Times New Roman" w:cs="Times New Roman"/>
          <w:b/>
          <w:bCs/>
          <w:sz w:val="24"/>
          <w:szCs w:val="24"/>
        </w:rPr>
        <w:lastRenderedPageBreak/>
        <w:t xml:space="preserve">CHAPTER THREE: METHODOLOGY </w:t>
      </w:r>
    </w:p>
    <w:p w14:paraId="3D6B01A1"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Research Design</w:t>
      </w:r>
    </w:p>
    <w:p w14:paraId="4D2A4DE3" w14:textId="5F19D4E7" w:rsidR="00411F52" w:rsidRPr="00411F52" w:rsidRDefault="00411F52" w:rsidP="00283C8E">
      <w:pPr>
        <w:spacing w:line="360" w:lineRule="auto"/>
        <w:jc w:val="both"/>
        <w:rPr>
          <w:rFonts w:ascii="Times New Roman" w:hAnsi="Times New Roman" w:cs="Times New Roman"/>
          <w:sz w:val="24"/>
          <w:szCs w:val="24"/>
        </w:rPr>
      </w:pPr>
      <w:r w:rsidRPr="005433B1">
        <w:rPr>
          <w:rFonts w:ascii="Times New Roman" w:hAnsi="Times New Roman" w:cs="Times New Roman"/>
          <w:sz w:val="24"/>
          <w:szCs w:val="24"/>
        </w:rPr>
        <w:t>A mixed-methods design will be employed</w:t>
      </w:r>
      <w:r w:rsidRPr="00411F52">
        <w:rPr>
          <w:rFonts w:ascii="Times New Roman" w:hAnsi="Times New Roman" w:cs="Times New Roman"/>
          <w:sz w:val="24"/>
          <w:szCs w:val="24"/>
        </w:rPr>
        <w:t xml:space="preserve"> for this </w:t>
      </w:r>
      <w:r w:rsidR="003540F7">
        <w:rPr>
          <w:rFonts w:ascii="Times New Roman" w:hAnsi="Times New Roman" w:cs="Times New Roman"/>
          <w:sz w:val="24"/>
          <w:szCs w:val="24"/>
        </w:rPr>
        <w:t xml:space="preserve">proposed </w:t>
      </w:r>
      <w:r w:rsidRPr="00411F52">
        <w:rPr>
          <w:rFonts w:ascii="Times New Roman" w:hAnsi="Times New Roman" w:cs="Times New Roman"/>
          <w:sz w:val="24"/>
          <w:szCs w:val="24"/>
        </w:rPr>
        <w:t>study</w:t>
      </w:r>
      <w:r w:rsidRPr="005433B1">
        <w:rPr>
          <w:rFonts w:ascii="Times New Roman" w:hAnsi="Times New Roman" w:cs="Times New Roman"/>
          <w:sz w:val="24"/>
          <w:szCs w:val="24"/>
        </w:rPr>
        <w:t xml:space="preserve">. </w:t>
      </w:r>
      <w:r w:rsidR="003540F7">
        <w:rPr>
          <w:rFonts w:ascii="Times New Roman" w:hAnsi="Times New Roman" w:cs="Times New Roman"/>
          <w:sz w:val="24"/>
          <w:szCs w:val="24"/>
        </w:rPr>
        <w:t xml:space="preserve">This will include both the qualitative and quantitative methodology. </w:t>
      </w:r>
      <w:commentRangeStart w:id="286"/>
      <w:r w:rsidRPr="005433B1">
        <w:rPr>
          <w:rFonts w:ascii="Times New Roman" w:hAnsi="Times New Roman" w:cs="Times New Roman"/>
          <w:sz w:val="24"/>
          <w:szCs w:val="24"/>
        </w:rPr>
        <w:t xml:space="preserve">The quantitative survey data will </w:t>
      </w:r>
      <w:r w:rsidRPr="00411F52">
        <w:rPr>
          <w:rFonts w:ascii="Times New Roman" w:hAnsi="Times New Roman" w:cs="Times New Roman"/>
          <w:sz w:val="24"/>
          <w:szCs w:val="24"/>
        </w:rPr>
        <w:t xml:space="preserve">provide an estimation of </w:t>
      </w:r>
      <w:r w:rsidRPr="005433B1">
        <w:rPr>
          <w:rFonts w:ascii="Times New Roman" w:hAnsi="Times New Roman" w:cs="Times New Roman"/>
          <w:sz w:val="24"/>
          <w:szCs w:val="24"/>
        </w:rPr>
        <w:t>the prevalence of collaborative practic</w:t>
      </w:r>
      <w:commentRangeEnd w:id="286"/>
      <w:r w:rsidR="00A865DF">
        <w:rPr>
          <w:rStyle w:val="CommentReference"/>
        </w:rPr>
        <w:commentReference w:id="286"/>
      </w:r>
      <w:r w:rsidRPr="005433B1">
        <w:rPr>
          <w:rFonts w:ascii="Times New Roman" w:hAnsi="Times New Roman" w:cs="Times New Roman"/>
          <w:sz w:val="24"/>
          <w:szCs w:val="24"/>
        </w:rPr>
        <w:t xml:space="preserve">es and their correlations with motivation, engagement, and assessment </w:t>
      </w:r>
      <w:r w:rsidRPr="00411F52">
        <w:rPr>
          <w:rFonts w:ascii="Times New Roman" w:hAnsi="Times New Roman" w:cs="Times New Roman"/>
          <w:sz w:val="24"/>
          <w:szCs w:val="24"/>
        </w:rPr>
        <w:t>outcomes</w:t>
      </w:r>
      <w:r w:rsidRPr="005433B1">
        <w:rPr>
          <w:rFonts w:ascii="Times New Roman" w:hAnsi="Times New Roman" w:cs="Times New Roman"/>
          <w:sz w:val="24"/>
          <w:szCs w:val="24"/>
        </w:rPr>
        <w:t>. Qualitative interviews will offer comprehensive insights into the execution and perception of collaboration. Mixing facilitates triangulation</w:t>
      </w:r>
      <w:r w:rsidRPr="00411F52">
        <w:rPr>
          <w:rFonts w:ascii="Times New Roman" w:hAnsi="Times New Roman" w:cs="Times New Roman"/>
          <w:sz w:val="24"/>
          <w:szCs w:val="24"/>
        </w:rPr>
        <w:t xml:space="preserve">, enabling </w:t>
      </w:r>
      <w:r w:rsidRPr="005433B1">
        <w:rPr>
          <w:rFonts w:ascii="Times New Roman" w:hAnsi="Times New Roman" w:cs="Times New Roman"/>
          <w:sz w:val="24"/>
          <w:szCs w:val="24"/>
        </w:rPr>
        <w:t>converg</w:t>
      </w:r>
      <w:r w:rsidRPr="00411F52">
        <w:rPr>
          <w:rFonts w:ascii="Times New Roman" w:hAnsi="Times New Roman" w:cs="Times New Roman"/>
          <w:sz w:val="24"/>
          <w:szCs w:val="24"/>
        </w:rPr>
        <w:t>ence</w:t>
      </w:r>
      <w:r w:rsidRPr="005433B1">
        <w:rPr>
          <w:rFonts w:ascii="Times New Roman" w:hAnsi="Times New Roman" w:cs="Times New Roman"/>
          <w:sz w:val="24"/>
          <w:szCs w:val="24"/>
        </w:rPr>
        <w:t xml:space="preserve"> of evidence that </w:t>
      </w:r>
      <w:r w:rsidRPr="00411F52">
        <w:rPr>
          <w:rFonts w:ascii="Times New Roman" w:hAnsi="Times New Roman" w:cs="Times New Roman"/>
          <w:sz w:val="24"/>
          <w:szCs w:val="24"/>
        </w:rPr>
        <w:t>enhances</w:t>
      </w:r>
      <w:r w:rsidRPr="005433B1">
        <w:rPr>
          <w:rFonts w:ascii="Times New Roman" w:hAnsi="Times New Roman" w:cs="Times New Roman"/>
          <w:sz w:val="24"/>
          <w:szCs w:val="24"/>
        </w:rPr>
        <w:t xml:space="preserve"> validity and practical interpretation for educational institutions.</w:t>
      </w:r>
    </w:p>
    <w:p w14:paraId="6AFAD37B"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Study Area</w:t>
      </w:r>
    </w:p>
    <w:p w14:paraId="3D453E3D" w14:textId="1A6513E3" w:rsidR="00CC0C54" w:rsidRPr="00CC0C54" w:rsidRDefault="00116057" w:rsidP="00CC0C54">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will be carried out in Anse Royale Secondary School</w:t>
      </w:r>
      <w:r w:rsidR="009F5E09">
        <w:rPr>
          <w:rFonts w:ascii="Times New Roman" w:hAnsi="Times New Roman" w:cs="Times New Roman"/>
          <w:sz w:val="24"/>
          <w:szCs w:val="24"/>
        </w:rPr>
        <w:t>,</w:t>
      </w:r>
      <w:r>
        <w:rPr>
          <w:rFonts w:ascii="Times New Roman" w:hAnsi="Times New Roman" w:cs="Times New Roman"/>
          <w:sz w:val="24"/>
          <w:szCs w:val="24"/>
        </w:rPr>
        <w:t xml:space="preserve"> located at </w:t>
      </w:r>
      <w:r w:rsidR="00411F52" w:rsidRPr="00905853">
        <w:rPr>
          <w:rFonts w:ascii="Times New Roman" w:hAnsi="Times New Roman" w:cs="Times New Roman"/>
          <w:sz w:val="24"/>
          <w:szCs w:val="24"/>
        </w:rPr>
        <w:t>Anse Royale District</w:t>
      </w:r>
      <w:r w:rsidR="00CC0C54">
        <w:rPr>
          <w:rFonts w:ascii="Times New Roman" w:hAnsi="Times New Roman" w:cs="Times New Roman"/>
          <w:sz w:val="24"/>
          <w:szCs w:val="24"/>
        </w:rPr>
        <w:t>,</w:t>
      </w:r>
      <w:r w:rsidR="00411F52" w:rsidRPr="00905853">
        <w:rPr>
          <w:rFonts w:ascii="Times New Roman" w:hAnsi="Times New Roman" w:cs="Times New Roman"/>
          <w:sz w:val="24"/>
          <w:szCs w:val="24"/>
        </w:rPr>
        <w:t xml:space="preserve"> </w:t>
      </w:r>
      <w:r w:rsidR="00CC0C54">
        <w:rPr>
          <w:rFonts w:ascii="Times New Roman" w:hAnsi="Times New Roman" w:cs="Times New Roman"/>
          <w:sz w:val="24"/>
          <w:szCs w:val="24"/>
        </w:rPr>
        <w:t xml:space="preserve">the </w:t>
      </w:r>
      <w:r w:rsidR="00CC0C54" w:rsidRPr="00CC0C54">
        <w:rPr>
          <w:rStyle w:val="Emphasis"/>
          <w:rFonts w:ascii="Times New Roman" w:hAnsi="Times New Roman" w:cs="Times New Roman"/>
          <w:i w:val="0"/>
          <w:sz w:val="24"/>
        </w:rPr>
        <w:t>south-east</w:t>
      </w:r>
      <w:r w:rsidR="00CC0C54" w:rsidRPr="00CC0C54">
        <w:rPr>
          <w:rFonts w:ascii="Times New Roman" w:hAnsi="Times New Roman" w:cs="Times New Roman"/>
          <w:sz w:val="24"/>
        </w:rPr>
        <w:t xml:space="preserve"> coast of Mahé Island</w:t>
      </w:r>
      <w:r>
        <w:rPr>
          <w:rFonts w:ascii="Times New Roman" w:hAnsi="Times New Roman" w:cs="Times New Roman"/>
          <w:sz w:val="24"/>
          <w:szCs w:val="24"/>
        </w:rPr>
        <w:t xml:space="preserve">, Seychelles. </w:t>
      </w:r>
      <w:r w:rsidR="00CC0C54" w:rsidRPr="00CC0C54">
        <w:rPr>
          <w:rFonts w:ascii="Times New Roman" w:eastAsia="Times New Roman" w:hAnsi="Times New Roman" w:cs="Times New Roman"/>
          <w:sz w:val="24"/>
          <w:szCs w:val="24"/>
          <w:lang w:val="en-US"/>
          <w14:ligatures w14:val="none"/>
        </w:rPr>
        <w:t>Seychelles is famous for its beautiful natural surroundings, diverse population, and high standard of living. Tourism, fishing, financial services, and new Blue Economy industries are the key drivers of its economy. Sustainable growth and protecting the environment are still at the heart of its economic strategy.</w:t>
      </w:r>
    </w:p>
    <w:p w14:paraId="48A83A47" w14:textId="22A0FD47" w:rsidR="00CC0C54" w:rsidRDefault="00116057" w:rsidP="00283C8E">
      <w:pPr>
        <w:spacing w:line="360" w:lineRule="auto"/>
        <w:jc w:val="both"/>
        <w:rPr>
          <w:rFonts w:ascii="Times New Roman" w:hAnsi="Times New Roman" w:cs="Times New Roman"/>
          <w:sz w:val="24"/>
          <w:szCs w:val="24"/>
        </w:rPr>
      </w:pPr>
      <w:r>
        <w:rPr>
          <w:rFonts w:ascii="Times New Roman" w:hAnsi="Times New Roman" w:cs="Times New Roman"/>
          <w:sz w:val="24"/>
          <w:szCs w:val="24"/>
        </w:rPr>
        <w:t>Anse Royale District</w:t>
      </w:r>
      <w:r w:rsidR="00411F52" w:rsidRPr="00905853">
        <w:rPr>
          <w:rFonts w:ascii="Times New Roman" w:hAnsi="Times New Roman" w:cs="Times New Roman"/>
          <w:sz w:val="24"/>
          <w:szCs w:val="24"/>
        </w:rPr>
        <w:t xml:space="preserve"> encompasses a collection of senior secondary classes that cater to a community characterised by its social and economic diversity. The educational institutions function within the parameters set by national policy frameworks while preserving a degree of local autonomy in their classroom practices. </w:t>
      </w:r>
    </w:p>
    <w:p w14:paraId="3390039B" w14:textId="12E51CF7" w:rsidR="00411F52" w:rsidRPr="00411F52" w:rsidRDefault="00CC0C54" w:rsidP="00283C8E">
      <w:pPr>
        <w:spacing w:line="360" w:lineRule="auto"/>
        <w:jc w:val="both"/>
        <w:rPr>
          <w:rFonts w:ascii="Times New Roman" w:hAnsi="Times New Roman" w:cs="Times New Roman"/>
          <w:sz w:val="24"/>
          <w:szCs w:val="24"/>
        </w:rPr>
      </w:pPr>
      <w:r>
        <w:rPr>
          <w:rFonts w:ascii="Times New Roman" w:hAnsi="Times New Roman" w:cs="Times New Roman"/>
          <w:sz w:val="24"/>
          <w:szCs w:val="24"/>
        </w:rPr>
        <w:t>Anse Royale Secondary School</w:t>
      </w:r>
      <w:r w:rsidR="00411F52" w:rsidRPr="00905853">
        <w:rPr>
          <w:rFonts w:ascii="Times New Roman" w:hAnsi="Times New Roman" w:cs="Times New Roman"/>
          <w:sz w:val="24"/>
          <w:szCs w:val="24"/>
        </w:rPr>
        <w:t xml:space="preserve"> is well-suited for examining collaborative learning, as it features moderate class sizes and facilitates consistent interaction between educators and students, thereby fostering effective co-regulation and feedback mechanisms.</w:t>
      </w:r>
    </w:p>
    <w:p w14:paraId="36E716C5"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Population of the Study</w:t>
      </w:r>
    </w:p>
    <w:p w14:paraId="2051ED01" w14:textId="71E9230F" w:rsidR="00806C65" w:rsidRPr="00411F52" w:rsidRDefault="00411F52" w:rsidP="00116057">
      <w:pPr>
        <w:spacing w:line="360" w:lineRule="auto"/>
        <w:jc w:val="both"/>
        <w:rPr>
          <w:rFonts w:ascii="Times New Roman" w:hAnsi="Times New Roman" w:cs="Times New Roman"/>
          <w:b/>
          <w:bCs/>
          <w:sz w:val="24"/>
          <w:szCs w:val="24"/>
        </w:rPr>
      </w:pPr>
      <w:r w:rsidRPr="00497414">
        <w:rPr>
          <w:rFonts w:ascii="Times New Roman" w:hAnsi="Times New Roman" w:cs="Times New Roman"/>
          <w:sz w:val="24"/>
          <w:szCs w:val="24"/>
        </w:rPr>
        <w:t xml:space="preserve">The </w:t>
      </w:r>
      <w:r w:rsidRPr="00411F52">
        <w:rPr>
          <w:rFonts w:ascii="Times New Roman" w:hAnsi="Times New Roman" w:cs="Times New Roman"/>
          <w:sz w:val="24"/>
          <w:szCs w:val="24"/>
        </w:rPr>
        <w:t xml:space="preserve">study </w:t>
      </w:r>
      <w:r w:rsidRPr="00497414">
        <w:rPr>
          <w:rFonts w:ascii="Times New Roman" w:hAnsi="Times New Roman" w:cs="Times New Roman"/>
          <w:sz w:val="24"/>
          <w:szCs w:val="24"/>
        </w:rPr>
        <w:t>population</w:t>
      </w:r>
      <w:r w:rsidRPr="00411F52">
        <w:rPr>
          <w:rFonts w:ascii="Times New Roman" w:hAnsi="Times New Roman" w:cs="Times New Roman"/>
          <w:sz w:val="24"/>
          <w:szCs w:val="24"/>
        </w:rPr>
        <w:t xml:space="preserve"> will</w:t>
      </w:r>
      <w:r w:rsidRPr="00497414">
        <w:rPr>
          <w:rFonts w:ascii="Times New Roman" w:hAnsi="Times New Roman" w:cs="Times New Roman"/>
          <w:sz w:val="24"/>
          <w:szCs w:val="24"/>
        </w:rPr>
        <w:t xml:space="preserve"> include students enrolled in senior secondary classes in Anse Royale for the 2024–202</w:t>
      </w:r>
      <w:r w:rsidRPr="00411F52">
        <w:rPr>
          <w:rFonts w:ascii="Times New Roman" w:hAnsi="Times New Roman" w:cs="Times New Roman"/>
          <w:sz w:val="24"/>
          <w:szCs w:val="24"/>
        </w:rPr>
        <w:t>6</w:t>
      </w:r>
      <w:r w:rsidRPr="00497414">
        <w:rPr>
          <w:rFonts w:ascii="Times New Roman" w:hAnsi="Times New Roman" w:cs="Times New Roman"/>
          <w:sz w:val="24"/>
          <w:szCs w:val="24"/>
        </w:rPr>
        <w:t xml:space="preserve"> academic year. To ensure analytic clarity, the study will encompass students in </w:t>
      </w:r>
      <w:r w:rsidR="00882F7C">
        <w:rPr>
          <w:rFonts w:ascii="Times New Roman" w:hAnsi="Times New Roman" w:cs="Times New Roman"/>
          <w:sz w:val="24"/>
          <w:szCs w:val="24"/>
        </w:rPr>
        <w:t xml:space="preserve">grades </w:t>
      </w:r>
      <w:r w:rsidRPr="00497414">
        <w:rPr>
          <w:rFonts w:ascii="Times New Roman" w:hAnsi="Times New Roman" w:cs="Times New Roman"/>
          <w:sz w:val="24"/>
          <w:szCs w:val="24"/>
        </w:rPr>
        <w:t>4</w:t>
      </w:r>
      <w:r w:rsidRPr="00411F52">
        <w:rPr>
          <w:rFonts w:ascii="Times New Roman" w:hAnsi="Times New Roman" w:cs="Times New Roman"/>
          <w:sz w:val="24"/>
          <w:szCs w:val="24"/>
        </w:rPr>
        <w:t xml:space="preserve"> and </w:t>
      </w:r>
      <w:r w:rsidRPr="00497414">
        <w:rPr>
          <w:rFonts w:ascii="Times New Roman" w:hAnsi="Times New Roman" w:cs="Times New Roman"/>
          <w:sz w:val="24"/>
          <w:szCs w:val="24"/>
        </w:rPr>
        <w:t xml:space="preserve">5 </w:t>
      </w:r>
      <w:r w:rsidR="00882F7C" w:rsidRPr="00882F7C">
        <w:rPr>
          <w:rFonts w:ascii="Times New Roman" w:hAnsi="Times New Roman" w:cs="Times New Roman"/>
          <w:sz w:val="24"/>
          <w:szCs w:val="24"/>
        </w:rPr>
        <w:t xml:space="preserve">students of the Anse Royale Secondary School. With a population size of 100 pupils. </w:t>
      </w:r>
    </w:p>
    <w:p w14:paraId="023BB8A3"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Sample and Sampling Techniques</w:t>
      </w:r>
    </w:p>
    <w:p w14:paraId="527A1A25" w14:textId="0842BE8F" w:rsidR="00882F7C" w:rsidRPr="00882F7C" w:rsidRDefault="00411F52" w:rsidP="00882F7C">
      <w:pPr>
        <w:spacing w:line="360" w:lineRule="auto"/>
        <w:jc w:val="both"/>
        <w:rPr>
          <w:rFonts w:ascii="Times New Roman" w:hAnsi="Times New Roman" w:cs="Times New Roman"/>
          <w:sz w:val="24"/>
          <w:szCs w:val="24"/>
          <w:lang w:val="en-US"/>
        </w:rPr>
      </w:pPr>
      <w:r w:rsidRPr="00075BEF">
        <w:rPr>
          <w:rFonts w:ascii="Times New Roman" w:hAnsi="Times New Roman" w:cs="Times New Roman"/>
          <w:sz w:val="24"/>
          <w:szCs w:val="24"/>
        </w:rPr>
        <w:lastRenderedPageBreak/>
        <w:t xml:space="preserve">A stratified random sampling method will be employed to guarantee </w:t>
      </w:r>
      <w:r w:rsidRPr="00411F52">
        <w:rPr>
          <w:rFonts w:ascii="Times New Roman" w:hAnsi="Times New Roman" w:cs="Times New Roman"/>
          <w:sz w:val="24"/>
          <w:szCs w:val="24"/>
        </w:rPr>
        <w:t xml:space="preserve">adequate </w:t>
      </w:r>
      <w:r w:rsidRPr="00075BEF">
        <w:rPr>
          <w:rFonts w:ascii="Times New Roman" w:hAnsi="Times New Roman" w:cs="Times New Roman"/>
          <w:sz w:val="24"/>
          <w:szCs w:val="24"/>
        </w:rPr>
        <w:t xml:space="preserve">representation </w:t>
      </w:r>
      <w:r w:rsidRPr="00411F52">
        <w:rPr>
          <w:rFonts w:ascii="Times New Roman" w:hAnsi="Times New Roman" w:cs="Times New Roman"/>
          <w:sz w:val="24"/>
          <w:szCs w:val="24"/>
        </w:rPr>
        <w:t xml:space="preserve">across </w:t>
      </w:r>
      <w:r w:rsidRPr="00075BEF">
        <w:rPr>
          <w:rFonts w:ascii="Times New Roman" w:hAnsi="Times New Roman" w:cs="Times New Roman"/>
          <w:sz w:val="24"/>
          <w:szCs w:val="24"/>
        </w:rPr>
        <w:t xml:space="preserve">grade </w:t>
      </w:r>
      <w:r w:rsidRPr="00411F52">
        <w:rPr>
          <w:rFonts w:ascii="Times New Roman" w:hAnsi="Times New Roman" w:cs="Times New Roman"/>
          <w:sz w:val="24"/>
          <w:szCs w:val="24"/>
        </w:rPr>
        <w:t>levels</w:t>
      </w:r>
      <w:r w:rsidRPr="00075BEF">
        <w:rPr>
          <w:rFonts w:ascii="Times New Roman" w:hAnsi="Times New Roman" w:cs="Times New Roman"/>
          <w:sz w:val="24"/>
          <w:szCs w:val="24"/>
        </w:rPr>
        <w:t>. In each stratum, classes will be chosen at random, and every student within those selected classes will be extended an invitation to participate</w:t>
      </w:r>
      <w:r w:rsidRPr="00411F52">
        <w:rPr>
          <w:rFonts w:ascii="Times New Roman" w:hAnsi="Times New Roman" w:cs="Times New Roman"/>
          <w:sz w:val="24"/>
          <w:szCs w:val="24"/>
        </w:rPr>
        <w:t xml:space="preserve">. </w:t>
      </w:r>
      <w:r w:rsidRPr="00075BEF">
        <w:rPr>
          <w:rFonts w:ascii="Times New Roman" w:hAnsi="Times New Roman" w:cs="Times New Roman"/>
          <w:sz w:val="24"/>
          <w:szCs w:val="24"/>
        </w:rPr>
        <w:t xml:space="preserve">The projected sample size is approximately 100 </w:t>
      </w:r>
      <w:r w:rsidR="00882F7C">
        <w:rPr>
          <w:rFonts w:ascii="Times New Roman" w:hAnsi="Times New Roman" w:cs="Times New Roman"/>
          <w:sz w:val="24"/>
          <w:szCs w:val="24"/>
        </w:rPr>
        <w:t>students.</w:t>
      </w:r>
      <w:r w:rsidRPr="00075BEF">
        <w:rPr>
          <w:rFonts w:ascii="Times New Roman" w:hAnsi="Times New Roman" w:cs="Times New Roman"/>
          <w:sz w:val="24"/>
          <w:szCs w:val="24"/>
        </w:rPr>
        <w:t xml:space="preserve"> </w:t>
      </w:r>
      <w:r w:rsidR="00882F7C" w:rsidRPr="00882F7C">
        <w:rPr>
          <w:rFonts w:ascii="Times New Roman" w:hAnsi="Times New Roman" w:cs="Times New Roman"/>
          <w:sz w:val="24"/>
          <w:szCs w:val="24"/>
          <w:lang w:val="en-US"/>
        </w:rPr>
        <w:t>The study aims to include about 54 participants</w:t>
      </w:r>
      <w:r w:rsidR="00321EE8">
        <w:rPr>
          <w:rFonts w:ascii="Times New Roman" w:hAnsi="Times New Roman" w:cs="Times New Roman"/>
          <w:sz w:val="24"/>
          <w:szCs w:val="24"/>
          <w:lang w:val="en-US"/>
        </w:rPr>
        <w:t>,</w:t>
      </w:r>
      <w:r w:rsidR="00882F7C">
        <w:rPr>
          <w:rFonts w:ascii="Times New Roman" w:hAnsi="Times New Roman" w:cs="Times New Roman"/>
          <w:sz w:val="24"/>
          <w:szCs w:val="24"/>
          <w:lang w:val="en-US"/>
        </w:rPr>
        <w:t xml:space="preserve"> which </w:t>
      </w:r>
      <w:r w:rsidR="00882F7C" w:rsidRPr="00882F7C">
        <w:rPr>
          <w:rFonts w:ascii="Times New Roman" w:hAnsi="Times New Roman" w:cs="Times New Roman"/>
          <w:sz w:val="24"/>
          <w:szCs w:val="24"/>
          <w:lang w:val="en-US"/>
        </w:rPr>
        <w:t xml:space="preserve">is large enough to support statistical analysis, while still allowing </w:t>
      </w:r>
      <w:r w:rsidR="00321EE8">
        <w:rPr>
          <w:rFonts w:ascii="Times New Roman" w:hAnsi="Times New Roman" w:cs="Times New Roman"/>
          <w:sz w:val="24"/>
          <w:szCs w:val="24"/>
          <w:lang w:val="en-US"/>
        </w:rPr>
        <w:t xml:space="preserve">the </w:t>
      </w:r>
      <w:r w:rsidR="00882F7C" w:rsidRPr="00882F7C">
        <w:rPr>
          <w:rFonts w:ascii="Times New Roman" w:hAnsi="Times New Roman" w:cs="Times New Roman"/>
          <w:sz w:val="24"/>
          <w:szCs w:val="24"/>
          <w:lang w:val="en-US"/>
        </w:rPr>
        <w:t>select</w:t>
      </w:r>
      <w:r w:rsidR="00321EE8">
        <w:rPr>
          <w:rFonts w:ascii="Times New Roman" w:hAnsi="Times New Roman" w:cs="Times New Roman"/>
          <w:sz w:val="24"/>
          <w:szCs w:val="24"/>
          <w:lang w:val="en-US"/>
        </w:rPr>
        <w:t>ion of</w:t>
      </w:r>
      <w:r w:rsidR="00882F7C" w:rsidRPr="00882F7C">
        <w:rPr>
          <w:rFonts w:ascii="Times New Roman" w:hAnsi="Times New Roman" w:cs="Times New Roman"/>
          <w:sz w:val="24"/>
          <w:szCs w:val="24"/>
          <w:lang w:val="en-US"/>
        </w:rPr>
        <w:t xml:space="preserve"> a smaller group for in-depth qualitative exploration.</w:t>
      </w:r>
    </w:p>
    <w:p w14:paraId="1995762F" w14:textId="3149D8DB" w:rsidR="00411F52" w:rsidRPr="00411F52" w:rsidRDefault="00411F52" w:rsidP="00882F7C">
      <w:pPr>
        <w:spacing w:line="360" w:lineRule="auto"/>
        <w:jc w:val="both"/>
        <w:rPr>
          <w:rFonts w:ascii="Times New Roman" w:hAnsi="Times New Roman" w:cs="Times New Roman"/>
          <w:b/>
          <w:bCs/>
          <w:sz w:val="24"/>
          <w:szCs w:val="24"/>
        </w:rPr>
      </w:pPr>
      <w:r w:rsidRPr="00411F52">
        <w:rPr>
          <w:rFonts w:ascii="Times New Roman" w:hAnsi="Times New Roman" w:cs="Times New Roman"/>
          <w:b/>
          <w:bCs/>
          <w:sz w:val="24"/>
          <w:szCs w:val="24"/>
        </w:rPr>
        <w:t>Sources of Data</w:t>
      </w:r>
    </w:p>
    <w:p w14:paraId="4E16238D" w14:textId="5C096885" w:rsidR="00321EE8" w:rsidRPr="00321EE8" w:rsidRDefault="00321EE8" w:rsidP="00321EE8">
      <w:pPr>
        <w:spacing w:line="360" w:lineRule="auto"/>
        <w:rPr>
          <w:rFonts w:ascii="Times New Roman" w:hAnsi="Times New Roman" w:cs="Times New Roman"/>
          <w:sz w:val="24"/>
          <w:szCs w:val="24"/>
        </w:rPr>
      </w:pPr>
      <w:r w:rsidRPr="00321EE8">
        <w:rPr>
          <w:rFonts w:ascii="Times New Roman" w:hAnsi="Times New Roman" w:cs="Times New Roman"/>
          <w:sz w:val="24"/>
          <w:szCs w:val="24"/>
          <w:lang w:val="en-US"/>
        </w:rPr>
        <w:t>The main data for the study will come from questionnaires completed by students and along with information gathered through semi-structured interviews. Additional supporting data will come from anonymous class assessment records provided by the schools, with the necessary permission. These records will only be used to analyze overall student performance, not to identify individual learners.</w:t>
      </w:r>
    </w:p>
    <w:p w14:paraId="5C40CD9F"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Methods of Data Collection/Instrumentation</w:t>
      </w:r>
    </w:p>
    <w:p w14:paraId="1F8D067E" w14:textId="29D2A96C" w:rsidR="00283C8E" w:rsidRDefault="00411F52" w:rsidP="00283C8E">
      <w:pPr>
        <w:spacing w:line="360" w:lineRule="auto"/>
        <w:jc w:val="both"/>
        <w:rPr>
          <w:rFonts w:ascii="Times New Roman" w:hAnsi="Times New Roman" w:cs="Times New Roman"/>
          <w:sz w:val="24"/>
          <w:szCs w:val="24"/>
        </w:rPr>
      </w:pPr>
      <w:r w:rsidRPr="007409FE">
        <w:rPr>
          <w:rFonts w:ascii="Times New Roman" w:hAnsi="Times New Roman" w:cs="Times New Roman"/>
          <w:sz w:val="24"/>
          <w:szCs w:val="24"/>
        </w:rPr>
        <w:t>This</w:t>
      </w:r>
      <w:r w:rsidRPr="00411F52">
        <w:rPr>
          <w:rFonts w:ascii="Times New Roman" w:hAnsi="Times New Roman" w:cs="Times New Roman"/>
          <w:sz w:val="24"/>
          <w:szCs w:val="24"/>
        </w:rPr>
        <w:t xml:space="preserve"> proposed</w:t>
      </w:r>
      <w:r w:rsidRPr="007409FE">
        <w:rPr>
          <w:rFonts w:ascii="Times New Roman" w:hAnsi="Times New Roman" w:cs="Times New Roman"/>
          <w:sz w:val="24"/>
          <w:szCs w:val="24"/>
        </w:rPr>
        <w:t xml:space="preserve"> mixed-methods study will utilise a convergent parallel design, facilitating the simultaneous collection of quantitative and qualitative data to yield a thorough understanding of teacher-student collaboration and its impact on learners' motivation, and engagement. Quantitative data will be collected through a structured questionnaire comprising closed-ended Likert-scale items derived from validated instruments assessing collaborat</w:t>
      </w:r>
      <w:r w:rsidR="00E54402">
        <w:rPr>
          <w:rFonts w:ascii="Times New Roman" w:hAnsi="Times New Roman" w:cs="Times New Roman"/>
          <w:sz w:val="24"/>
          <w:szCs w:val="24"/>
        </w:rPr>
        <w:t>ion, motivation, and engagement</w:t>
      </w:r>
      <w:r w:rsidRPr="007409FE">
        <w:rPr>
          <w:rFonts w:ascii="Times New Roman" w:hAnsi="Times New Roman" w:cs="Times New Roman"/>
          <w:sz w:val="24"/>
          <w:szCs w:val="24"/>
        </w:rPr>
        <w:t>. The questionnaire will be distributed to senior secondary students in schools within the Anse Royale District to produce quantifiable indicators of collaborative practices and student feedback.</w:t>
      </w:r>
    </w:p>
    <w:p w14:paraId="3D1D28ED" w14:textId="2766B38E" w:rsidR="00411F52" w:rsidRPr="00321EE8" w:rsidRDefault="00411F52" w:rsidP="00283C8E">
      <w:pPr>
        <w:spacing w:line="360" w:lineRule="auto"/>
        <w:jc w:val="both"/>
        <w:rPr>
          <w:rFonts w:ascii="Times New Roman" w:hAnsi="Times New Roman" w:cs="Times New Roman"/>
          <w:sz w:val="24"/>
          <w:szCs w:val="24"/>
          <w:lang w:val="en-US"/>
        </w:rPr>
      </w:pPr>
      <w:r w:rsidRPr="007409FE">
        <w:rPr>
          <w:rFonts w:ascii="Times New Roman" w:hAnsi="Times New Roman" w:cs="Times New Roman"/>
          <w:sz w:val="24"/>
          <w:szCs w:val="24"/>
        </w:rPr>
        <w:t xml:space="preserve">Qualitative data will be gathered </w:t>
      </w:r>
      <w:r w:rsidR="00321EE8">
        <w:rPr>
          <w:rFonts w:ascii="Times New Roman" w:hAnsi="Times New Roman" w:cs="Times New Roman"/>
          <w:sz w:val="24"/>
          <w:szCs w:val="24"/>
        </w:rPr>
        <w:t>through semi-structured interviews with 10 to 12 students, which will provide</w:t>
      </w:r>
      <w:r w:rsidR="00321EE8" w:rsidRPr="00321EE8">
        <w:rPr>
          <w:rFonts w:ascii="Times New Roman" w:hAnsi="Times New Roman" w:cs="Times New Roman"/>
          <w:sz w:val="24"/>
          <w:szCs w:val="24"/>
          <w:lang w:val="en-US"/>
        </w:rPr>
        <w:t xml:space="preserve"> more depth to the qualitative data.</w:t>
      </w:r>
      <w:r w:rsidR="00321EE8">
        <w:rPr>
          <w:rFonts w:ascii="Times New Roman" w:hAnsi="Times New Roman" w:cs="Times New Roman"/>
          <w:sz w:val="24"/>
          <w:szCs w:val="24"/>
          <w:lang w:val="en-US"/>
        </w:rPr>
        <w:t xml:space="preserve"> </w:t>
      </w:r>
      <w:r w:rsidR="00321EE8" w:rsidRPr="00321EE8">
        <w:rPr>
          <w:rFonts w:ascii="Times New Roman" w:hAnsi="Times New Roman" w:cs="Times New Roman"/>
          <w:sz w:val="24"/>
          <w:szCs w:val="24"/>
          <w:lang w:val="en-US"/>
        </w:rPr>
        <w:t>Sample size of 52-52 will be strictly based on consent to ensure adherence with ethical research standards</w:t>
      </w:r>
      <w:r w:rsidR="00321EE8">
        <w:rPr>
          <w:rFonts w:ascii="Times New Roman" w:hAnsi="Times New Roman" w:cs="Times New Roman"/>
          <w:sz w:val="24"/>
          <w:szCs w:val="24"/>
          <w:lang w:val="en-US"/>
        </w:rPr>
        <w:t>. Chosen</w:t>
      </w:r>
      <w:r w:rsidRPr="007409FE">
        <w:rPr>
          <w:rFonts w:ascii="Times New Roman" w:hAnsi="Times New Roman" w:cs="Times New Roman"/>
          <w:sz w:val="24"/>
          <w:szCs w:val="24"/>
        </w:rPr>
        <w:t xml:space="preserve"> students, </w:t>
      </w:r>
      <w:r w:rsidR="00321EE8">
        <w:rPr>
          <w:rFonts w:ascii="Times New Roman" w:hAnsi="Times New Roman" w:cs="Times New Roman"/>
          <w:sz w:val="24"/>
          <w:szCs w:val="24"/>
        </w:rPr>
        <w:t xml:space="preserve">who will be </w:t>
      </w:r>
      <w:r w:rsidRPr="007409FE">
        <w:rPr>
          <w:rFonts w:ascii="Times New Roman" w:hAnsi="Times New Roman" w:cs="Times New Roman"/>
          <w:sz w:val="24"/>
          <w:szCs w:val="24"/>
        </w:rPr>
        <w:t>facilitating an in-depth examination of interpersonal dynamics, contextual influences, and experiential perceptions that enhance quantitative results</w:t>
      </w:r>
      <w:r w:rsidR="00321EE8">
        <w:rPr>
          <w:rFonts w:ascii="Times New Roman" w:hAnsi="Times New Roman" w:cs="Times New Roman"/>
          <w:sz w:val="24"/>
          <w:szCs w:val="24"/>
        </w:rPr>
        <w:t>, will be observed</w:t>
      </w:r>
      <w:r w:rsidRPr="007409FE">
        <w:rPr>
          <w:rFonts w:ascii="Times New Roman" w:hAnsi="Times New Roman" w:cs="Times New Roman"/>
          <w:sz w:val="24"/>
          <w:szCs w:val="24"/>
        </w:rPr>
        <w:t>. Interviews will adhere to a structured protocol to maintain consistency while permitting respondents to</w:t>
      </w:r>
      <w:r w:rsidR="00E54402">
        <w:rPr>
          <w:rFonts w:ascii="Times New Roman" w:hAnsi="Times New Roman" w:cs="Times New Roman"/>
          <w:sz w:val="24"/>
          <w:szCs w:val="24"/>
        </w:rPr>
        <w:t xml:space="preserve"> elaborate on their experiences</w:t>
      </w:r>
      <w:r w:rsidRPr="007409FE">
        <w:rPr>
          <w:rFonts w:ascii="Times New Roman" w:hAnsi="Times New Roman" w:cs="Times New Roman"/>
          <w:sz w:val="24"/>
          <w:szCs w:val="24"/>
        </w:rPr>
        <w:t>. Furthermore, non-participant classroom observations will be executed utilising an observation checklist to document tangible examples of collaborative interactions.</w:t>
      </w:r>
      <w:r w:rsidRPr="00411F52">
        <w:rPr>
          <w:rFonts w:ascii="Times New Roman" w:hAnsi="Times New Roman" w:cs="Times New Roman"/>
          <w:sz w:val="24"/>
          <w:szCs w:val="24"/>
        </w:rPr>
        <w:t xml:space="preserve"> </w:t>
      </w:r>
      <w:r w:rsidRPr="007409FE">
        <w:rPr>
          <w:rFonts w:ascii="Times New Roman" w:hAnsi="Times New Roman" w:cs="Times New Roman"/>
          <w:sz w:val="24"/>
          <w:szCs w:val="24"/>
        </w:rPr>
        <w:t xml:space="preserve">The triangulation of these instruments </w:t>
      </w:r>
      <w:r w:rsidRPr="00411F52">
        <w:rPr>
          <w:rFonts w:ascii="Times New Roman" w:hAnsi="Times New Roman" w:cs="Times New Roman"/>
          <w:sz w:val="24"/>
          <w:szCs w:val="24"/>
        </w:rPr>
        <w:t>enhances validity and reliability by integrating</w:t>
      </w:r>
      <w:r w:rsidRPr="007409FE">
        <w:rPr>
          <w:rFonts w:ascii="Times New Roman" w:hAnsi="Times New Roman" w:cs="Times New Roman"/>
          <w:sz w:val="24"/>
          <w:szCs w:val="24"/>
        </w:rPr>
        <w:t xml:space="preserve"> diverse data </w:t>
      </w:r>
      <w:r w:rsidRPr="007409FE">
        <w:rPr>
          <w:rFonts w:ascii="Times New Roman" w:hAnsi="Times New Roman" w:cs="Times New Roman"/>
          <w:sz w:val="24"/>
          <w:szCs w:val="24"/>
        </w:rPr>
        <w:lastRenderedPageBreak/>
        <w:t xml:space="preserve">sources. Ethical considerations, </w:t>
      </w:r>
      <w:r w:rsidRPr="00411F52">
        <w:rPr>
          <w:rFonts w:ascii="Times New Roman" w:hAnsi="Times New Roman" w:cs="Times New Roman"/>
          <w:sz w:val="24"/>
          <w:szCs w:val="24"/>
        </w:rPr>
        <w:t>including informed consent, confidentiality, and voluntary participation, will be rigorously maintained throughout</w:t>
      </w:r>
      <w:r w:rsidRPr="007409FE">
        <w:rPr>
          <w:rFonts w:ascii="Times New Roman" w:hAnsi="Times New Roman" w:cs="Times New Roman"/>
          <w:sz w:val="24"/>
          <w:szCs w:val="24"/>
        </w:rPr>
        <w:t xml:space="preserve"> the data collection process.</w:t>
      </w:r>
    </w:p>
    <w:p w14:paraId="06E5D11C" w14:textId="77777777" w:rsidR="00283C8E" w:rsidRPr="00411F52" w:rsidRDefault="00283C8E" w:rsidP="00283C8E">
      <w:pPr>
        <w:spacing w:line="360" w:lineRule="auto"/>
        <w:jc w:val="both"/>
        <w:rPr>
          <w:rFonts w:ascii="Times New Roman" w:hAnsi="Times New Roman" w:cs="Times New Roman"/>
          <w:sz w:val="24"/>
          <w:szCs w:val="24"/>
        </w:rPr>
      </w:pPr>
    </w:p>
    <w:p w14:paraId="22B7CF9C" w14:textId="1854F3FC"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 xml:space="preserve">Reliability </w:t>
      </w:r>
    </w:p>
    <w:p w14:paraId="3CBDF215" w14:textId="6DF03D55" w:rsidR="00754A28" w:rsidRDefault="00411F52" w:rsidP="00283C8E">
      <w:pPr>
        <w:spacing w:line="360" w:lineRule="auto"/>
        <w:jc w:val="both"/>
        <w:rPr>
          <w:rFonts w:ascii="Times New Roman" w:hAnsi="Times New Roman" w:cs="Times New Roman"/>
          <w:sz w:val="24"/>
          <w:szCs w:val="24"/>
        </w:rPr>
      </w:pPr>
      <w:r w:rsidRPr="0085080F">
        <w:rPr>
          <w:rFonts w:ascii="Times New Roman" w:hAnsi="Times New Roman" w:cs="Times New Roman"/>
          <w:sz w:val="24"/>
          <w:szCs w:val="24"/>
        </w:rPr>
        <w:t xml:space="preserve">To guarantee the credibility of findings in this mixed-methods study on teacher-student collaboration and its impact on learner motivation and engagement, stringent procedures will be implemented to establish the validity and reliability of all instruments. The questionnaire and observation checklist will </w:t>
      </w:r>
      <w:r w:rsidR="002940FF">
        <w:rPr>
          <w:rFonts w:ascii="Times New Roman" w:hAnsi="Times New Roman" w:cs="Times New Roman"/>
          <w:sz w:val="24"/>
          <w:szCs w:val="24"/>
        </w:rPr>
        <w:t>be reviewed</w:t>
      </w:r>
      <w:r w:rsidRPr="0085080F">
        <w:rPr>
          <w:rFonts w:ascii="Times New Roman" w:hAnsi="Times New Roman" w:cs="Times New Roman"/>
          <w:sz w:val="24"/>
          <w:szCs w:val="24"/>
        </w:rPr>
        <w:t xml:space="preserve"> by </w:t>
      </w:r>
      <w:r w:rsidR="00AD011A">
        <w:rPr>
          <w:rFonts w:ascii="Times New Roman" w:hAnsi="Times New Roman" w:cs="Times New Roman"/>
          <w:sz w:val="24"/>
          <w:szCs w:val="24"/>
        </w:rPr>
        <w:t xml:space="preserve">the course </w:t>
      </w:r>
      <w:r w:rsidRPr="00411F52">
        <w:rPr>
          <w:rFonts w:ascii="Times New Roman" w:hAnsi="Times New Roman" w:cs="Times New Roman"/>
          <w:sz w:val="24"/>
          <w:szCs w:val="24"/>
        </w:rPr>
        <w:t>lecturers. This will focus</w:t>
      </w:r>
      <w:r w:rsidRPr="0085080F">
        <w:rPr>
          <w:rFonts w:ascii="Times New Roman" w:hAnsi="Times New Roman" w:cs="Times New Roman"/>
          <w:sz w:val="24"/>
          <w:szCs w:val="24"/>
        </w:rPr>
        <w:t xml:space="preserve"> on </w:t>
      </w:r>
      <w:r w:rsidRPr="00411F52">
        <w:rPr>
          <w:rFonts w:ascii="Times New Roman" w:hAnsi="Times New Roman" w:cs="Times New Roman"/>
          <w:sz w:val="24"/>
          <w:szCs w:val="24"/>
        </w:rPr>
        <w:t>questionnaire</w:t>
      </w:r>
      <w:r w:rsidRPr="0085080F">
        <w:rPr>
          <w:rFonts w:ascii="Times New Roman" w:hAnsi="Times New Roman" w:cs="Times New Roman"/>
          <w:sz w:val="24"/>
          <w:szCs w:val="24"/>
        </w:rPr>
        <w:t xml:space="preserve"> clarity, relevance, and representativeness of the items. </w:t>
      </w:r>
      <w:r w:rsidR="00AD011A" w:rsidRPr="00AD011A">
        <w:rPr>
          <w:rFonts w:ascii="Times New Roman" w:hAnsi="Times New Roman" w:cs="Times New Roman"/>
          <w:sz w:val="24"/>
          <w:szCs w:val="24"/>
          <w:lang w:val="en-US"/>
        </w:rPr>
        <w:t>Their feedback will help confirm if the questions are easy to understand, relevant to the topic, and accurately represent what the study aims to measure.</w:t>
      </w:r>
      <w:r w:rsidR="00AD011A">
        <w:rPr>
          <w:rFonts w:ascii="Times New Roman" w:hAnsi="Times New Roman" w:cs="Times New Roman"/>
          <w:sz w:val="24"/>
          <w:szCs w:val="24"/>
          <w:lang w:val="en-US"/>
        </w:rPr>
        <w:t xml:space="preserve"> </w:t>
      </w:r>
      <w:r w:rsidRPr="0085080F">
        <w:rPr>
          <w:rFonts w:ascii="Times New Roman" w:hAnsi="Times New Roman" w:cs="Times New Roman"/>
          <w:sz w:val="24"/>
          <w:szCs w:val="24"/>
        </w:rPr>
        <w:t xml:space="preserve">Creswell and Creswell (2018) regarding expert validation in instrument development. </w:t>
      </w:r>
    </w:p>
    <w:p w14:paraId="297A4A6A" w14:textId="024F309D" w:rsidR="00E54402" w:rsidRPr="00E54402" w:rsidRDefault="009D6729" w:rsidP="00283C8E">
      <w:pPr>
        <w:spacing w:line="360" w:lineRule="auto"/>
        <w:jc w:val="both"/>
        <w:rPr>
          <w:rFonts w:ascii="Times New Roman" w:hAnsi="Times New Roman" w:cs="Times New Roman"/>
          <w:b/>
          <w:sz w:val="24"/>
          <w:szCs w:val="24"/>
        </w:rPr>
      </w:pPr>
      <w:r>
        <w:rPr>
          <w:rFonts w:ascii="Times New Roman" w:hAnsi="Times New Roman" w:cs="Times New Roman"/>
          <w:b/>
          <w:sz w:val="24"/>
          <w:szCs w:val="24"/>
        </w:rPr>
        <w:t>Validity</w:t>
      </w:r>
    </w:p>
    <w:p w14:paraId="51112C13" w14:textId="351FB846" w:rsidR="00AD011A" w:rsidRPr="00AD011A" w:rsidRDefault="00AD011A" w:rsidP="00AD011A">
      <w:pPr>
        <w:spacing w:line="360" w:lineRule="auto"/>
        <w:jc w:val="both"/>
        <w:rPr>
          <w:rFonts w:ascii="Times New Roman" w:hAnsi="Times New Roman" w:cs="Times New Roman"/>
          <w:sz w:val="24"/>
          <w:szCs w:val="24"/>
        </w:rPr>
      </w:pPr>
      <w:r w:rsidRPr="00AD011A">
        <w:rPr>
          <w:rFonts w:ascii="Times New Roman" w:hAnsi="Times New Roman" w:cs="Times New Roman"/>
          <w:sz w:val="24"/>
          <w:szCs w:val="24"/>
          <w:lang w:val="en-US"/>
        </w:rPr>
        <w:t>The study’s validity will be strengthened by using questions adapted from well-established and already validated tools, such as the Student Engagement Scale. A small pilot test will also be carried out with a few students to check whether the instruments are reliable. Any unclear or confusing items will be revised to make them more consistent and easier to understand.</w:t>
      </w:r>
      <w:r>
        <w:rPr>
          <w:rFonts w:ascii="Times New Roman" w:hAnsi="Times New Roman" w:cs="Times New Roman"/>
          <w:sz w:val="24"/>
          <w:szCs w:val="24"/>
        </w:rPr>
        <w:t xml:space="preserve"> </w:t>
      </w:r>
      <w:r w:rsidRPr="00AD011A">
        <w:rPr>
          <w:rFonts w:ascii="Times New Roman" w:hAnsi="Times New Roman" w:cs="Times New Roman"/>
          <w:sz w:val="24"/>
          <w:szCs w:val="24"/>
          <w:lang w:val="en-US"/>
        </w:rPr>
        <w:t>To further improve the quality of the qualitative data, a standard interview guide will be used, and interviews will be audio-recorded (with permission). These steps help ensure that the information collected is accurate, dependable, and trustworthy.</w:t>
      </w:r>
    </w:p>
    <w:p w14:paraId="1D62DCDE" w14:textId="076CA45E" w:rsidR="00411F52" w:rsidRPr="00411F52" w:rsidRDefault="00BB19FD" w:rsidP="00754A28">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74BFEF23" w14:textId="32B27152" w:rsidR="00411F52" w:rsidRPr="00411F52" w:rsidRDefault="009D6729" w:rsidP="00411F52">
      <w:pPr>
        <w:spacing w:line="360" w:lineRule="auto"/>
        <w:rPr>
          <w:rFonts w:ascii="Times New Roman" w:hAnsi="Times New Roman" w:cs="Times New Roman"/>
          <w:b/>
          <w:bCs/>
          <w:sz w:val="24"/>
          <w:szCs w:val="24"/>
        </w:rPr>
      </w:pPr>
      <w:r>
        <w:rPr>
          <w:rFonts w:ascii="Times New Roman" w:hAnsi="Times New Roman" w:cs="Times New Roman"/>
          <w:b/>
          <w:bCs/>
          <w:sz w:val="24"/>
          <w:szCs w:val="24"/>
        </w:rPr>
        <w:t>Data Analysis</w:t>
      </w:r>
    </w:p>
    <w:p w14:paraId="0245FE4A" w14:textId="0431F92E" w:rsidR="00411F52" w:rsidRPr="00051697" w:rsidRDefault="00411F52" w:rsidP="001E28F4">
      <w:pPr>
        <w:spacing w:after="200" w:line="360" w:lineRule="auto"/>
        <w:rPr>
          <w:rFonts w:ascii="Times New Roman" w:hAnsi="Times New Roman" w:cs="Times New Roman"/>
          <w:sz w:val="24"/>
          <w:szCs w:val="24"/>
          <w:lang w:val="en-US"/>
        </w:rPr>
      </w:pPr>
      <w:r w:rsidRPr="00E90AC5">
        <w:rPr>
          <w:rFonts w:ascii="Times New Roman" w:hAnsi="Times New Roman" w:cs="Times New Roman"/>
          <w:sz w:val="24"/>
          <w:szCs w:val="24"/>
        </w:rPr>
        <w:t xml:space="preserve">This mixed-methods study </w:t>
      </w:r>
      <w:r w:rsidRPr="00411F52">
        <w:rPr>
          <w:rFonts w:ascii="Times New Roman" w:hAnsi="Times New Roman" w:cs="Times New Roman"/>
          <w:sz w:val="24"/>
          <w:szCs w:val="24"/>
        </w:rPr>
        <w:t>will employ</w:t>
      </w:r>
      <w:r w:rsidRPr="00E90AC5">
        <w:rPr>
          <w:rFonts w:ascii="Times New Roman" w:hAnsi="Times New Roman" w:cs="Times New Roman"/>
          <w:sz w:val="24"/>
          <w:szCs w:val="24"/>
        </w:rPr>
        <w:t xml:space="preserve"> a convergent parallel analysis strategy, wherein quantitative and qualitative data are examined independently before being integrated to yield a thorough understanding of teacher-student collaboration and its impact on learners' motivation, and engagement in senior schools located in the Anse Royale District. The quantitative data gathered from the questionnaire will undergo analysis through descriptive statistics, including means, frequencies, and standard deviations, to provide a summary of collaboration, motivation, </w:t>
      </w:r>
      <w:r w:rsidRPr="00E90AC5">
        <w:rPr>
          <w:rFonts w:ascii="Times New Roman" w:hAnsi="Times New Roman" w:cs="Times New Roman"/>
          <w:sz w:val="24"/>
          <w:szCs w:val="24"/>
        </w:rPr>
        <w:lastRenderedPageBreak/>
        <w:t>and engagement levels. Analytical methods, including correlation and regression analyses, will be employed to explore the relationships between collaborative practices and learners’ outcomes (Creswell &amp; Creswell, 2018). Statistical analysis will be performed utilising software like SPSS or Excel to guarantee precision and dependability.</w:t>
      </w:r>
      <w:r w:rsidRPr="00E90AC5">
        <w:rPr>
          <w:rFonts w:ascii="Times New Roman" w:hAnsi="Times New Roman" w:cs="Times New Roman"/>
          <w:sz w:val="24"/>
          <w:szCs w:val="24"/>
        </w:rPr>
        <w:br/>
      </w:r>
      <w:r w:rsidR="00AD011A" w:rsidRPr="00AD011A">
        <w:rPr>
          <w:rFonts w:ascii="Times New Roman" w:hAnsi="Times New Roman" w:cs="Times New Roman"/>
          <w:sz w:val="24"/>
          <w:szCs w:val="24"/>
          <w:lang w:val="en-US"/>
        </w:rPr>
        <w:t xml:space="preserve">The qualitative data gathered from both the questionnaire and interviews will be examined using a thematic analytical approach, adhering to Braun and Clarke’s (2006) six-phase framework for coding, </w:t>
      </w:r>
      <w:proofErr w:type="spellStart"/>
      <w:r w:rsidR="00AD011A" w:rsidRPr="00AD011A">
        <w:rPr>
          <w:rFonts w:ascii="Times New Roman" w:hAnsi="Times New Roman" w:cs="Times New Roman"/>
          <w:sz w:val="24"/>
          <w:szCs w:val="24"/>
          <w:lang w:val="en-US"/>
        </w:rPr>
        <w:t>categorising</w:t>
      </w:r>
      <w:proofErr w:type="spellEnd"/>
      <w:r w:rsidR="00AD011A" w:rsidRPr="00AD011A">
        <w:rPr>
          <w:rFonts w:ascii="Times New Roman" w:hAnsi="Times New Roman" w:cs="Times New Roman"/>
          <w:sz w:val="24"/>
          <w:szCs w:val="24"/>
          <w:lang w:val="en-US"/>
        </w:rPr>
        <w:t>, and identifying emerging themes.  This allows identification of key ideas and patterns in the experiences shared by students, which will be developed into major themes. Both sets of results will be brought together and compared. This triangulation strengthens the overall findings and provides a deeper and more reliable understanding of collaborative practices in the classroom.</w:t>
      </w:r>
      <w:r w:rsidR="00051697">
        <w:rPr>
          <w:rFonts w:ascii="Times New Roman" w:hAnsi="Times New Roman" w:cs="Times New Roman"/>
          <w:sz w:val="24"/>
          <w:szCs w:val="24"/>
          <w:lang w:val="en-US"/>
        </w:rPr>
        <w:t xml:space="preserve"> </w:t>
      </w:r>
      <w:r w:rsidRPr="00E90AC5">
        <w:rPr>
          <w:rFonts w:ascii="Times New Roman" w:hAnsi="Times New Roman" w:cs="Times New Roman"/>
          <w:sz w:val="24"/>
          <w:szCs w:val="24"/>
        </w:rPr>
        <w:t>During the integration phase, triangulation will take place, involving the comparison, contrast, and merging of quantitative results and qualitative themes to cultivate a deeper understanding of the phenomenon. This comprehensive approach bolsters interpretation and improves the validity of conclusions derived from the study.</w:t>
      </w:r>
    </w:p>
    <w:p w14:paraId="52391800" w14:textId="77777777" w:rsidR="00411F52" w:rsidRPr="00411F52" w:rsidRDefault="00411F52" w:rsidP="00411F52">
      <w:pPr>
        <w:spacing w:line="360" w:lineRule="auto"/>
        <w:rPr>
          <w:rFonts w:ascii="Times New Roman" w:hAnsi="Times New Roman" w:cs="Times New Roman"/>
          <w:b/>
          <w:bCs/>
          <w:sz w:val="24"/>
          <w:szCs w:val="24"/>
        </w:rPr>
      </w:pPr>
      <w:r w:rsidRPr="00411F52">
        <w:rPr>
          <w:rFonts w:ascii="Times New Roman" w:hAnsi="Times New Roman" w:cs="Times New Roman"/>
          <w:b/>
          <w:bCs/>
          <w:sz w:val="24"/>
          <w:szCs w:val="24"/>
        </w:rPr>
        <w:t>Ethical Approval/Considerations</w:t>
      </w:r>
    </w:p>
    <w:p w14:paraId="735A9DE7" w14:textId="75E9EC0C" w:rsidR="00411F52" w:rsidRPr="00411F52" w:rsidRDefault="00411F52" w:rsidP="00283C8E">
      <w:pPr>
        <w:spacing w:line="360" w:lineRule="auto"/>
        <w:jc w:val="both"/>
        <w:rPr>
          <w:rFonts w:ascii="Times New Roman" w:hAnsi="Times New Roman" w:cs="Times New Roman"/>
          <w:sz w:val="24"/>
          <w:szCs w:val="24"/>
        </w:rPr>
      </w:pPr>
      <w:r w:rsidRPr="0023002F">
        <w:rPr>
          <w:rFonts w:ascii="Times New Roman" w:hAnsi="Times New Roman" w:cs="Times New Roman"/>
          <w:sz w:val="24"/>
          <w:szCs w:val="24"/>
        </w:rPr>
        <w:t>Obtaining ethical approval is a crucial step for conducting this mixed-methods study that explores the dynamics of teacher–student collaboration and its impact</w:t>
      </w:r>
      <w:r w:rsidR="00366AC2">
        <w:rPr>
          <w:rFonts w:ascii="Times New Roman" w:hAnsi="Times New Roman" w:cs="Times New Roman"/>
          <w:sz w:val="24"/>
          <w:szCs w:val="24"/>
        </w:rPr>
        <w:t xml:space="preserve"> on learners’</w:t>
      </w:r>
      <w:r w:rsidRPr="0023002F">
        <w:rPr>
          <w:rFonts w:ascii="Times New Roman" w:hAnsi="Times New Roman" w:cs="Times New Roman"/>
          <w:sz w:val="24"/>
          <w:szCs w:val="24"/>
        </w:rPr>
        <w:t xml:space="preserve"> motivation and engagement in senior schools located in the Anse Royale District. Before starting, the complete research proposal</w:t>
      </w:r>
      <w:r w:rsidRPr="00411F52">
        <w:rPr>
          <w:rFonts w:ascii="Times New Roman" w:hAnsi="Times New Roman" w:cs="Times New Roman"/>
          <w:sz w:val="24"/>
          <w:szCs w:val="24"/>
        </w:rPr>
        <w:t xml:space="preserve"> </w:t>
      </w:r>
      <w:r w:rsidRPr="0023002F">
        <w:rPr>
          <w:rFonts w:ascii="Times New Roman" w:hAnsi="Times New Roman" w:cs="Times New Roman"/>
          <w:sz w:val="24"/>
          <w:szCs w:val="24"/>
        </w:rPr>
        <w:t>encompassing objectives, methodology, instruments, consent procedures, and data management plans</w:t>
      </w:r>
      <w:r w:rsidRPr="00411F52">
        <w:rPr>
          <w:rFonts w:ascii="Times New Roman" w:hAnsi="Times New Roman" w:cs="Times New Roman"/>
          <w:sz w:val="24"/>
          <w:szCs w:val="24"/>
        </w:rPr>
        <w:t xml:space="preserve"> </w:t>
      </w:r>
      <w:r w:rsidRPr="0023002F">
        <w:rPr>
          <w:rFonts w:ascii="Times New Roman" w:hAnsi="Times New Roman" w:cs="Times New Roman"/>
          <w:sz w:val="24"/>
          <w:szCs w:val="24"/>
        </w:rPr>
        <w:t>will be presented to the Ministry of Education Research and Ethics Committee and the institutional ethics board for formal review and approval</w:t>
      </w:r>
      <w:r w:rsidRPr="00411F52">
        <w:rPr>
          <w:rFonts w:ascii="Times New Roman" w:hAnsi="Times New Roman" w:cs="Times New Roman"/>
          <w:sz w:val="24"/>
          <w:szCs w:val="24"/>
        </w:rPr>
        <w:t>, as well as the participating school</w:t>
      </w:r>
      <w:r w:rsidRPr="0023002F">
        <w:rPr>
          <w:rFonts w:ascii="Times New Roman" w:hAnsi="Times New Roman" w:cs="Times New Roman"/>
          <w:sz w:val="24"/>
          <w:szCs w:val="24"/>
        </w:rPr>
        <w:t>. This guarantees that the study complies with national educational research standards and international ethical guidelines (Creswell &amp; Creswell, 2018).</w:t>
      </w:r>
    </w:p>
    <w:p w14:paraId="766898F5" w14:textId="54138B46" w:rsidR="00411F52" w:rsidRPr="00411F52" w:rsidRDefault="00411F52" w:rsidP="0078493F">
      <w:pPr>
        <w:spacing w:line="360" w:lineRule="auto"/>
        <w:jc w:val="both"/>
        <w:rPr>
          <w:rFonts w:ascii="Times New Roman" w:hAnsi="Times New Roman" w:cs="Times New Roman"/>
          <w:sz w:val="24"/>
          <w:szCs w:val="24"/>
        </w:rPr>
      </w:pPr>
      <w:r w:rsidRPr="005A1AE2">
        <w:rPr>
          <w:rFonts w:ascii="Times New Roman" w:hAnsi="Times New Roman" w:cs="Times New Roman"/>
          <w:sz w:val="24"/>
          <w:szCs w:val="24"/>
        </w:rPr>
        <w:t xml:space="preserve">Participants in the study </w:t>
      </w:r>
      <w:r w:rsidRPr="007A588B">
        <w:rPr>
          <w:rFonts w:ascii="Times New Roman" w:hAnsi="Times New Roman" w:cs="Times New Roman"/>
          <w:sz w:val="24"/>
          <w:szCs w:val="24"/>
        </w:rPr>
        <w:t xml:space="preserve">will be provided with comprehensive information sheets detailing the study's objectives, anticipated participation criteria, potential risks, and advantages. Informed consent will be </w:t>
      </w:r>
      <w:r w:rsidR="005A1AE2">
        <w:rPr>
          <w:rFonts w:ascii="Times New Roman" w:hAnsi="Times New Roman" w:cs="Times New Roman"/>
          <w:sz w:val="24"/>
          <w:szCs w:val="24"/>
        </w:rPr>
        <w:t xml:space="preserve">provided while ensuring that </w:t>
      </w:r>
      <w:r w:rsidRPr="007A588B">
        <w:rPr>
          <w:rFonts w:ascii="Times New Roman" w:hAnsi="Times New Roman" w:cs="Times New Roman"/>
          <w:sz w:val="24"/>
          <w:szCs w:val="24"/>
        </w:rPr>
        <w:t xml:space="preserve">parental or guardian consent will be obtained for students under 18 years of age. Participation will be entirely voluntary, with the option to withdraw at any point without consequence. </w:t>
      </w:r>
    </w:p>
    <w:p w14:paraId="25C0DA87" w14:textId="77777777" w:rsidR="00411F52" w:rsidRPr="007A588B" w:rsidRDefault="00411F52" w:rsidP="00283C8E">
      <w:pPr>
        <w:spacing w:after="200" w:line="360" w:lineRule="auto"/>
        <w:rPr>
          <w:rFonts w:ascii="Times New Roman" w:hAnsi="Times New Roman" w:cs="Times New Roman"/>
          <w:sz w:val="24"/>
          <w:szCs w:val="24"/>
        </w:rPr>
      </w:pPr>
      <w:r w:rsidRPr="007A588B">
        <w:rPr>
          <w:rFonts w:ascii="Times New Roman" w:hAnsi="Times New Roman" w:cs="Times New Roman"/>
          <w:sz w:val="24"/>
          <w:szCs w:val="24"/>
        </w:rPr>
        <w:lastRenderedPageBreak/>
        <w:t>Measures will be enacted to safeguard participant anonymity, confidentiality, and privacy, encompassing secure data storage and the de-identification of responses. No personal identifiers will be included in reports or publications.</w:t>
      </w:r>
      <w:r w:rsidRPr="007A588B">
        <w:rPr>
          <w:rFonts w:ascii="Times New Roman" w:hAnsi="Times New Roman" w:cs="Times New Roman"/>
          <w:sz w:val="24"/>
          <w:szCs w:val="24"/>
        </w:rPr>
        <w:br/>
        <w:t>Furthermore, the research will eschew any form of coercion, ensure minimal disruption to educational activities, and guarantee that the findings are utilised exclusively for academic and policy enhancement purposes. Ethical approval will be granted only when all standards are adequately fulfilled.</w:t>
      </w:r>
    </w:p>
    <w:p w14:paraId="728C39B1" w14:textId="77777777" w:rsidR="00411F52" w:rsidRPr="0023002F" w:rsidRDefault="00411F52" w:rsidP="00411F52">
      <w:pPr>
        <w:spacing w:after="200" w:line="360" w:lineRule="auto"/>
        <w:rPr>
          <w:rFonts w:ascii="Times New Roman" w:hAnsi="Times New Roman" w:cs="Times New Roman"/>
          <w:sz w:val="24"/>
          <w:szCs w:val="24"/>
        </w:rPr>
      </w:pPr>
    </w:p>
    <w:p w14:paraId="088E348A" w14:textId="77777777" w:rsidR="00411F52" w:rsidRPr="00411F52" w:rsidRDefault="00411F52" w:rsidP="00411F52">
      <w:pPr>
        <w:spacing w:line="360" w:lineRule="auto"/>
        <w:rPr>
          <w:rFonts w:ascii="Times New Roman" w:hAnsi="Times New Roman" w:cs="Times New Roman"/>
          <w:sz w:val="24"/>
          <w:szCs w:val="24"/>
        </w:rPr>
      </w:pPr>
    </w:p>
    <w:p w14:paraId="528241B6"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br w:type="page"/>
      </w:r>
    </w:p>
    <w:p w14:paraId="7CD1B1F0" w14:textId="77777777" w:rsidR="00E02FC4" w:rsidRPr="00690CB5" w:rsidRDefault="00E02FC4" w:rsidP="00E02FC4">
      <w:pPr>
        <w:rPr>
          <w:moveTo w:id="287" w:author="ESTHER" w:date="2026-01-08T15:00:00Z" w16du:dateUtc="2026-01-08T11:00:00Z"/>
          <w:rFonts w:ascii="Arial Black" w:hAnsi="Arial Black"/>
          <w:sz w:val="24"/>
          <w:szCs w:val="24"/>
        </w:rPr>
      </w:pPr>
      <w:moveToRangeStart w:id="288" w:author="ESTHER" w:date="2026-01-08T15:00:00Z" w:name="move218776866"/>
      <w:moveTo w:id="289" w:author="ESTHER" w:date="2026-01-08T15:00:00Z" w16du:dateUtc="2026-01-08T11:00:00Z">
        <w:r w:rsidRPr="00690CB5">
          <w:rPr>
            <w:rFonts w:ascii="Arial Black" w:hAnsi="Arial Black"/>
            <w:sz w:val="24"/>
            <w:szCs w:val="24"/>
          </w:rPr>
          <w:lastRenderedPageBreak/>
          <w:t>REFERENCES</w:t>
        </w:r>
      </w:moveTo>
    </w:p>
    <w:moveToRangeEnd w:id="288"/>
    <w:p w14:paraId="6A1FCA11" w14:textId="3121E818" w:rsidR="00411F52" w:rsidRPr="00283C8E" w:rsidDel="00E02FC4" w:rsidRDefault="00411F52" w:rsidP="00411F52">
      <w:pPr>
        <w:pStyle w:val="Heading1"/>
        <w:spacing w:line="360" w:lineRule="auto"/>
        <w:rPr>
          <w:del w:id="290" w:author="ESTHER" w:date="2026-01-08T15:00:00Z" w16du:dateUtc="2026-01-08T11:00:00Z"/>
          <w:rFonts w:ascii="Times New Roman" w:hAnsi="Times New Roman" w:cs="Times New Roman"/>
        </w:rPr>
      </w:pPr>
      <w:del w:id="291" w:author="ESTHER" w:date="2026-01-08T15:00:00Z" w16du:dateUtc="2026-01-08T11:00:00Z">
        <w:r w:rsidRPr="00283C8E" w:rsidDel="00E02FC4">
          <w:rPr>
            <w:rFonts w:ascii="Times New Roman" w:hAnsi="Times New Roman" w:cs="Times New Roman"/>
          </w:rPr>
          <w:delText>References</w:delText>
        </w:r>
      </w:del>
    </w:p>
    <w:p w14:paraId="6097DE0B" w14:textId="77777777" w:rsidR="00411F52" w:rsidRPr="00411F52" w:rsidRDefault="00411F52" w:rsidP="00283C8E">
      <w:pPr>
        <w:pStyle w:val="NormalWeb"/>
        <w:spacing w:line="360" w:lineRule="auto"/>
      </w:pPr>
      <w:proofErr w:type="spellStart"/>
      <w:r w:rsidRPr="00411F52">
        <w:t>Abizada</w:t>
      </w:r>
      <w:proofErr w:type="spellEnd"/>
      <w:r w:rsidRPr="00411F52">
        <w:t xml:space="preserve">, A. (2024). ‘Effect of class size on student achievement at public secondary schools in Azerbaijan’, </w:t>
      </w:r>
      <w:r w:rsidRPr="00411F52">
        <w:rPr>
          <w:rStyle w:val="Emphasis"/>
        </w:rPr>
        <w:t>Cogent Education, 11</w:t>
      </w:r>
      <w:r w:rsidRPr="00411F52">
        <w:t xml:space="preserve">(1), 2280306. Available at: </w:t>
      </w:r>
      <w:hyperlink r:id="rId11" w:history="1">
        <w:r w:rsidRPr="00411F52">
          <w:rPr>
            <w:rStyle w:val="Hyperlink"/>
          </w:rPr>
          <w:t>https://doi.org/10.1080/2331186X.2023.2280306</w:t>
        </w:r>
      </w:hyperlink>
      <w:r w:rsidRPr="00411F52">
        <w:t>.</w:t>
      </w:r>
    </w:p>
    <w:p w14:paraId="3D2E2D1B" w14:textId="77777777" w:rsidR="00411F52" w:rsidRPr="00411F52" w:rsidRDefault="00411F52" w:rsidP="00411F52">
      <w:pPr>
        <w:pStyle w:val="NormalWeb"/>
        <w:spacing w:line="360" w:lineRule="auto"/>
      </w:pPr>
      <w:r w:rsidRPr="00411F52">
        <w:t xml:space="preserve">Creswell, J. W., &amp; Creswell, J. D. (2018). </w:t>
      </w:r>
      <w:r w:rsidRPr="00411F52">
        <w:rPr>
          <w:i/>
          <w:iCs/>
        </w:rPr>
        <w:t xml:space="preserve">Research design: Qualitative, quantitative, and mixed methods </w:t>
      </w:r>
      <w:proofErr w:type="gramStart"/>
      <w:r w:rsidRPr="00411F52">
        <w:rPr>
          <w:i/>
          <w:iCs/>
        </w:rPr>
        <w:t>approaches</w:t>
      </w:r>
      <w:proofErr w:type="gramEnd"/>
      <w:r w:rsidRPr="00411F52">
        <w:t xml:space="preserve"> (5th ed.). SAGE.</w:t>
      </w:r>
    </w:p>
    <w:p w14:paraId="2F8527DF" w14:textId="77777777" w:rsidR="00411F52" w:rsidRPr="00411F52" w:rsidRDefault="00411F52" w:rsidP="00411F52">
      <w:pPr>
        <w:pStyle w:val="NormalWeb"/>
        <w:spacing w:line="360" w:lineRule="auto"/>
      </w:pPr>
      <w:r w:rsidRPr="00411F52">
        <w:t xml:space="preserve">Cui, R., &amp; Teo, P. (2020). ‘Dialogic education for classroom teaching: A critical review’, </w:t>
      </w:r>
      <w:r w:rsidRPr="00411F52">
        <w:rPr>
          <w:rStyle w:val="Emphasis"/>
        </w:rPr>
        <w:t>Language and Education, 34</w:t>
      </w:r>
      <w:r w:rsidRPr="00411F52">
        <w:t xml:space="preserve">(6), pp:551–571. Available at: </w:t>
      </w:r>
      <w:hyperlink r:id="rId12" w:history="1">
        <w:r w:rsidRPr="00411F52">
          <w:rPr>
            <w:rStyle w:val="Hyperlink"/>
          </w:rPr>
          <w:t>https://doi.org/10.1080/09500782.2020.1837859</w:t>
        </w:r>
      </w:hyperlink>
      <w:r w:rsidRPr="00411F52">
        <w:t xml:space="preserve"> </w:t>
      </w:r>
    </w:p>
    <w:p w14:paraId="22575F4B" w14:textId="77777777" w:rsidR="00411F52" w:rsidRPr="00411F52" w:rsidRDefault="00411F52" w:rsidP="00411F52">
      <w:pPr>
        <w:pStyle w:val="NormalWeb"/>
        <w:spacing w:line="360" w:lineRule="auto"/>
      </w:pPr>
      <w:r w:rsidRPr="00411F52">
        <w:t xml:space="preserve">Braun, V., &amp; Clarke, V. (2006). ‘Using thematic analysis in psychology’, </w:t>
      </w:r>
      <w:r w:rsidRPr="00411F52">
        <w:rPr>
          <w:i/>
          <w:iCs/>
        </w:rPr>
        <w:t>Qualitative Research in Psychology</w:t>
      </w:r>
      <w:r w:rsidRPr="00411F52">
        <w:t xml:space="preserve">, 3(2), 77–101. Available at: </w:t>
      </w:r>
      <w:hyperlink r:id="rId13" w:history="1">
        <w:r w:rsidRPr="00411F52">
          <w:rPr>
            <w:rStyle w:val="Hyperlink"/>
          </w:rPr>
          <w:t>https://doi.org/10.1191/1478088706qp063oa</w:t>
        </w:r>
      </w:hyperlink>
      <w:r w:rsidRPr="00411F52">
        <w:t xml:space="preserve"> </w:t>
      </w:r>
    </w:p>
    <w:p w14:paraId="0CEF8C74"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 xml:space="preserve">Deci, E. L., &amp; Ryan, R. M. (2000). The ‘what’ and ‘why’ of goal pursuits: Human needs and the self‑determination of behavior. Psychological Inquiry, 11(4), pp: 227–268. Available at: </w:t>
      </w:r>
      <w:hyperlink r:id="rId14" w:history="1">
        <w:r w:rsidRPr="00411F52">
          <w:rPr>
            <w:rStyle w:val="Hyperlink"/>
            <w:rFonts w:ascii="Times New Roman" w:hAnsi="Times New Roman" w:cs="Times New Roman"/>
            <w:sz w:val="24"/>
            <w:szCs w:val="24"/>
          </w:rPr>
          <w:t>https://doi.org/10</w:t>
        </w:r>
      </w:hyperlink>
      <w:r w:rsidRPr="00411F52">
        <w:rPr>
          <w:rFonts w:ascii="Times New Roman" w:hAnsi="Times New Roman" w:cs="Times New Roman"/>
          <w:sz w:val="24"/>
          <w:szCs w:val="24"/>
        </w:rPr>
        <w:t>.</w:t>
      </w:r>
    </w:p>
    <w:p w14:paraId="5CEBE733" w14:textId="77777777" w:rsidR="00411F52" w:rsidRPr="00411F52" w:rsidRDefault="00411F52" w:rsidP="00411F52">
      <w:pPr>
        <w:pStyle w:val="NormalWeb"/>
        <w:spacing w:line="360" w:lineRule="auto"/>
        <w:rPr>
          <w:lang w:val="en-GB"/>
        </w:rPr>
      </w:pPr>
      <w:r w:rsidRPr="00411F52">
        <w:t xml:space="preserve">Fredricks, J. A., Blumenfeld, P. C., &amp; Paris, A. H. (2004). School engagement: Potential of the concept, state of the evidence. </w:t>
      </w:r>
      <w:r w:rsidRPr="00411F52">
        <w:rPr>
          <w:i/>
          <w:iCs/>
        </w:rPr>
        <w:t>Review of Educational Research</w:t>
      </w:r>
      <w:r w:rsidRPr="00411F52">
        <w:t xml:space="preserve">, 74(1), pp:59–109. Available at: </w:t>
      </w:r>
      <w:hyperlink r:id="rId15" w:tgtFrame="_new" w:history="1">
        <w:r w:rsidRPr="00411F52">
          <w:rPr>
            <w:rStyle w:val="Hyperlink"/>
          </w:rPr>
          <w:t>https://doi.org/10.3102/00346543074001059</w:t>
        </w:r>
      </w:hyperlink>
    </w:p>
    <w:p w14:paraId="61117E0B" w14:textId="77777777" w:rsidR="00411F52" w:rsidRPr="00411F52" w:rsidRDefault="00411F52" w:rsidP="00411F52">
      <w:pPr>
        <w:spacing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Hattie, J. (2021). ‘Visible learning: A synthesis of over 1,500 meta-analyses relating to achievement (2nd ed.)’, </w:t>
      </w:r>
      <w:r w:rsidRPr="00411F52">
        <w:rPr>
          <w:rFonts w:ascii="Times New Roman" w:eastAsia="Times New Roman" w:hAnsi="Times New Roman" w:cs="Times New Roman"/>
          <w:i/>
          <w:iCs/>
          <w:sz w:val="24"/>
          <w:szCs w:val="24"/>
        </w:rPr>
        <w:t>Routledge</w:t>
      </w:r>
      <w:r w:rsidRPr="00411F52">
        <w:rPr>
          <w:rFonts w:ascii="Times New Roman" w:eastAsia="Times New Roman" w:hAnsi="Times New Roman" w:cs="Times New Roman"/>
          <w:sz w:val="24"/>
          <w:szCs w:val="24"/>
        </w:rPr>
        <w:t xml:space="preserve">. Available at: </w:t>
      </w:r>
      <w:hyperlink r:id="rId16" w:history="1">
        <w:r w:rsidRPr="00411F52">
          <w:rPr>
            <w:rStyle w:val="Hyperlink"/>
            <w:rFonts w:ascii="Times New Roman" w:eastAsia="Times New Roman" w:hAnsi="Times New Roman" w:cs="Times New Roman"/>
            <w:sz w:val="24"/>
            <w:szCs w:val="24"/>
          </w:rPr>
          <w:t>https://doi.org/10.4324/9781003112082</w:t>
        </w:r>
      </w:hyperlink>
      <w:r w:rsidRPr="00411F52">
        <w:rPr>
          <w:rFonts w:ascii="Times New Roman" w:eastAsia="Times New Roman" w:hAnsi="Times New Roman" w:cs="Times New Roman"/>
          <w:sz w:val="24"/>
          <w:szCs w:val="24"/>
        </w:rPr>
        <w:t xml:space="preserve">. </w:t>
      </w:r>
    </w:p>
    <w:p w14:paraId="771D6920" w14:textId="77777777" w:rsidR="00411F52" w:rsidRPr="00411F52" w:rsidRDefault="00411F52" w:rsidP="00411F52">
      <w:pPr>
        <w:pStyle w:val="NormalWeb"/>
        <w:spacing w:line="360" w:lineRule="auto"/>
      </w:pPr>
      <w:r w:rsidRPr="00411F52">
        <w:rPr>
          <w:lang w:val="en-GB"/>
        </w:rPr>
        <w:t>Lacoste, L. A. (2025). ‘The mediating effect of student–teacher relationship on the association between teacher expectations and student academic engagement’,</w:t>
      </w:r>
      <w:r w:rsidRPr="00411F52">
        <w:rPr>
          <w:i/>
          <w:iCs/>
          <w:lang w:val="en-GB"/>
        </w:rPr>
        <w:t xml:space="preserve"> Journal of Educational Leadership and Management</w:t>
      </w:r>
      <w:r w:rsidRPr="00411F52">
        <w:rPr>
          <w:lang w:val="en-GB"/>
        </w:rPr>
        <w:t xml:space="preserve">. Available at: </w:t>
      </w:r>
      <w:hyperlink r:id="rId17" w:history="1">
        <w:r w:rsidRPr="00411F52">
          <w:rPr>
            <w:rStyle w:val="Hyperlink"/>
            <w:lang w:val="en-GB"/>
          </w:rPr>
          <w:t>https://journals.stecab.com/jelm</w:t>
        </w:r>
      </w:hyperlink>
      <w:r w:rsidRPr="00411F52">
        <w:rPr>
          <w:lang w:val="en-GB"/>
        </w:rPr>
        <w:t xml:space="preserve"> </w:t>
      </w:r>
    </w:p>
    <w:p w14:paraId="3E56D781" w14:textId="77777777" w:rsidR="00411F52" w:rsidRPr="00411F52" w:rsidRDefault="00411F52" w:rsidP="00411F52">
      <w:pPr>
        <w:pStyle w:val="NormalWeb"/>
        <w:spacing w:line="360" w:lineRule="auto"/>
      </w:pPr>
      <w:r w:rsidRPr="00411F52">
        <w:rPr>
          <w:lang w:val="en-GB"/>
        </w:rPr>
        <w:t xml:space="preserve">Li, H. (2025). ‘Impact of collaborative learning on student engagement in college English programs: Mediating effect of peer support and moderating role of group size’, </w:t>
      </w:r>
      <w:r w:rsidRPr="00411F52">
        <w:rPr>
          <w:i/>
          <w:iCs/>
          <w:lang w:val="en-GB"/>
        </w:rPr>
        <w:t>Frontiers in Psychology, 16</w:t>
      </w:r>
      <w:r w:rsidRPr="00411F52">
        <w:rPr>
          <w:lang w:val="en-GB"/>
        </w:rPr>
        <w:t xml:space="preserve">, 1525192. Available at: https://doi.org/10.3389/fpsyg.2025.1525192 </w:t>
      </w:r>
    </w:p>
    <w:p w14:paraId="2496327A"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 xml:space="preserve">Liu, X. (2024). ‘Effect of teacher–student relationship on academic engagement: The mediating roles of perceived social support and academic pressure’, </w:t>
      </w:r>
      <w:r w:rsidRPr="00411F52">
        <w:rPr>
          <w:rFonts w:ascii="Times New Roman" w:eastAsia="Times New Roman" w:hAnsi="Times New Roman" w:cs="Times New Roman"/>
          <w:i/>
          <w:iCs/>
          <w:sz w:val="24"/>
          <w:szCs w:val="24"/>
        </w:rPr>
        <w:t>Frontiers in Psychology, 15</w:t>
      </w:r>
      <w:r w:rsidRPr="00411F52">
        <w:rPr>
          <w:rFonts w:ascii="Times New Roman" w:eastAsia="Times New Roman" w:hAnsi="Times New Roman" w:cs="Times New Roman"/>
          <w:sz w:val="24"/>
          <w:szCs w:val="24"/>
        </w:rPr>
        <w:t xml:space="preserve">, 1331667. Available at: </w:t>
      </w:r>
      <w:hyperlink r:id="rId18" w:history="1">
        <w:r w:rsidRPr="00411F52">
          <w:rPr>
            <w:rStyle w:val="Hyperlink"/>
            <w:rFonts w:ascii="Times New Roman" w:eastAsia="Times New Roman" w:hAnsi="Times New Roman" w:cs="Times New Roman"/>
            <w:sz w:val="24"/>
            <w:szCs w:val="24"/>
          </w:rPr>
          <w:t>https://doi.org/10.3389/fpsyg.2024.1331667</w:t>
        </w:r>
      </w:hyperlink>
    </w:p>
    <w:p w14:paraId="311B3828" w14:textId="77777777" w:rsidR="00411F52" w:rsidRPr="00411F52" w:rsidRDefault="00411F52" w:rsidP="00411F52">
      <w:pPr>
        <w:pStyle w:val="NormalWeb"/>
        <w:spacing w:line="360" w:lineRule="auto"/>
      </w:pPr>
      <w:r w:rsidRPr="00411F52">
        <w:t xml:space="preserve">Lin, Q., He, Y., &amp; Xie, K. (2022). ‘The relationship between distributed leadership and teacher innovativeness: The mediating roles of teacher autonomy and professional collaboration’, </w:t>
      </w:r>
      <w:r w:rsidRPr="00411F52">
        <w:rPr>
          <w:rStyle w:val="Emphasis"/>
        </w:rPr>
        <w:t>Frontiers in Psychology, 13</w:t>
      </w:r>
      <w:r w:rsidRPr="00411F52">
        <w:t xml:space="preserve">, 948152. Available at: </w:t>
      </w:r>
      <w:hyperlink r:id="rId19" w:history="1">
        <w:r w:rsidRPr="00411F52">
          <w:rPr>
            <w:rStyle w:val="Hyperlink"/>
          </w:rPr>
          <w:t>https://doi.org/10.3389/fpsyg.2022.948152</w:t>
        </w:r>
      </w:hyperlink>
      <w:r w:rsidRPr="00411F52">
        <w:t xml:space="preserve">  </w:t>
      </w:r>
    </w:p>
    <w:p w14:paraId="7C461518"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proofErr w:type="spellStart"/>
      <w:r w:rsidRPr="00411F52">
        <w:rPr>
          <w:rFonts w:ascii="Times New Roman" w:eastAsia="Times New Roman" w:hAnsi="Times New Roman" w:cs="Times New Roman"/>
          <w:sz w:val="24"/>
          <w:szCs w:val="24"/>
        </w:rPr>
        <w:t>Loes</w:t>
      </w:r>
      <w:proofErr w:type="spellEnd"/>
      <w:r w:rsidRPr="00411F52">
        <w:rPr>
          <w:rFonts w:ascii="Times New Roman" w:eastAsia="Times New Roman" w:hAnsi="Times New Roman" w:cs="Times New Roman"/>
          <w:sz w:val="24"/>
          <w:szCs w:val="24"/>
        </w:rPr>
        <w:t xml:space="preserve">, C. N. (2022). ‘The effect of collaborative learning on academic motivation’, </w:t>
      </w:r>
      <w:r w:rsidRPr="00411F52">
        <w:rPr>
          <w:rFonts w:ascii="Times New Roman" w:eastAsia="Times New Roman" w:hAnsi="Times New Roman" w:cs="Times New Roman"/>
          <w:i/>
          <w:iCs/>
          <w:sz w:val="24"/>
          <w:szCs w:val="24"/>
        </w:rPr>
        <w:t xml:space="preserve">Teaching &amp; Learning Inquiry, </w:t>
      </w:r>
      <w:r w:rsidRPr="00411F52">
        <w:rPr>
          <w:rFonts w:ascii="Times New Roman" w:eastAsia="Times New Roman" w:hAnsi="Times New Roman" w:cs="Times New Roman"/>
          <w:sz w:val="24"/>
          <w:szCs w:val="24"/>
        </w:rPr>
        <w:t xml:space="preserve">pp:10. Available at: </w:t>
      </w:r>
      <w:hyperlink r:id="rId20" w:history="1">
        <w:r w:rsidRPr="00411F52">
          <w:rPr>
            <w:rStyle w:val="Hyperlink"/>
            <w:rFonts w:ascii="Times New Roman" w:eastAsia="Times New Roman" w:hAnsi="Times New Roman" w:cs="Times New Roman"/>
            <w:sz w:val="24"/>
            <w:szCs w:val="24"/>
          </w:rPr>
          <w:t>https://doi.org/10.20343/teachlearninqu.10.4</w:t>
        </w:r>
      </w:hyperlink>
    </w:p>
    <w:p w14:paraId="27A42D43" w14:textId="77777777" w:rsidR="00411F52" w:rsidRPr="00411F52" w:rsidRDefault="00411F52" w:rsidP="00411F52">
      <w:pPr>
        <w:pStyle w:val="NormalWeb"/>
        <w:spacing w:line="360" w:lineRule="auto"/>
        <w:rPr>
          <w:lang w:val="en-GB"/>
        </w:rPr>
      </w:pPr>
      <w:r w:rsidRPr="00411F52">
        <w:rPr>
          <w:lang w:val="en-GB"/>
        </w:rPr>
        <w:t xml:space="preserve">Local Government Seychelles. (n.d.). </w:t>
      </w:r>
      <w:r w:rsidRPr="00411F52">
        <w:rPr>
          <w:i/>
          <w:iCs/>
          <w:lang w:val="en-GB"/>
        </w:rPr>
        <w:t>Anse Royale district profile.</w:t>
      </w:r>
      <w:r w:rsidRPr="00411F52">
        <w:rPr>
          <w:lang w:val="en-GB"/>
        </w:rPr>
        <w:t xml:space="preserve"> Ministry of Local Government and Community Affairs. Available at:  </w:t>
      </w:r>
      <w:hyperlink r:id="rId21" w:tgtFrame="_new" w:history="1">
        <w:r w:rsidRPr="00411F52">
          <w:rPr>
            <w:rStyle w:val="Hyperlink"/>
            <w:lang w:val="en-GB"/>
          </w:rPr>
          <w:t>https://localgovernment.gov.sc</w:t>
        </w:r>
      </w:hyperlink>
      <w:r w:rsidRPr="00411F52">
        <w:rPr>
          <w:lang w:val="en-GB"/>
        </w:rPr>
        <w:t xml:space="preserve"> </w:t>
      </w:r>
      <w:hyperlink r:id="rId22" w:tgtFrame="_blank" w:history="1">
        <w:r w:rsidRPr="00411F52">
          <w:rPr>
            <w:rStyle w:val="Hyperlink"/>
            <w:lang w:val="en-GB"/>
          </w:rPr>
          <w:t>Ministry of Local Government</w:t>
        </w:r>
      </w:hyperlink>
    </w:p>
    <w:p w14:paraId="60691A69"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proofErr w:type="spellStart"/>
      <w:r w:rsidRPr="00411F52">
        <w:rPr>
          <w:rFonts w:ascii="Times New Roman" w:hAnsi="Times New Roman" w:cs="Times New Roman"/>
        </w:rPr>
        <w:t>Loes</w:t>
      </w:r>
      <w:proofErr w:type="spellEnd"/>
      <w:r w:rsidRPr="00411F52">
        <w:rPr>
          <w:rFonts w:ascii="Times New Roman" w:hAnsi="Times New Roman" w:cs="Times New Roman"/>
        </w:rPr>
        <w:t xml:space="preserve">, C. N. (2022). ‘The effect of collaborative learning on academic motivation’, </w:t>
      </w:r>
      <w:r w:rsidRPr="00411F52">
        <w:rPr>
          <w:rFonts w:ascii="Times New Roman" w:hAnsi="Times New Roman" w:cs="Times New Roman"/>
          <w:i/>
          <w:iCs/>
        </w:rPr>
        <w:t>Teaching &amp; Learning Inquiry, 10</w:t>
      </w:r>
      <w:r w:rsidRPr="00411F52">
        <w:rPr>
          <w:rFonts w:ascii="Times New Roman" w:hAnsi="Times New Roman" w:cs="Times New Roman"/>
        </w:rPr>
        <w:t xml:space="preserve">. Available at: </w:t>
      </w:r>
      <w:hyperlink r:id="rId23" w:history="1">
        <w:r w:rsidRPr="00411F52">
          <w:rPr>
            <w:rStyle w:val="Hyperlink"/>
            <w:rFonts w:ascii="Times New Roman" w:hAnsi="Times New Roman" w:cs="Times New Roman"/>
          </w:rPr>
          <w:t>https://doi.org/10.20343/teachlearninqu.10.4</w:t>
        </w:r>
      </w:hyperlink>
    </w:p>
    <w:p w14:paraId="3B271B64"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Martin, A. J., &amp; Collie, R. J. (2022). ‘Teacher–student relationships and student engagement: The roles of motivation and academic buoyancy’, </w:t>
      </w:r>
      <w:r w:rsidRPr="00411F52">
        <w:rPr>
          <w:rFonts w:ascii="Times New Roman" w:eastAsia="Times New Roman" w:hAnsi="Times New Roman" w:cs="Times New Roman"/>
          <w:i/>
          <w:iCs/>
          <w:sz w:val="24"/>
          <w:szCs w:val="24"/>
        </w:rPr>
        <w:t>Educational Psychology Review, 34</w:t>
      </w:r>
      <w:r w:rsidRPr="00411F52">
        <w:rPr>
          <w:rFonts w:ascii="Times New Roman" w:eastAsia="Times New Roman" w:hAnsi="Times New Roman" w:cs="Times New Roman"/>
          <w:sz w:val="24"/>
          <w:szCs w:val="24"/>
        </w:rPr>
        <w:t xml:space="preserve">(1), pp:141–165. Available at: </w:t>
      </w:r>
      <w:hyperlink r:id="rId24" w:history="1">
        <w:r w:rsidRPr="00411F52">
          <w:rPr>
            <w:rStyle w:val="Hyperlink"/>
            <w:rFonts w:ascii="Times New Roman" w:eastAsia="Times New Roman" w:hAnsi="Times New Roman" w:cs="Times New Roman"/>
            <w:sz w:val="24"/>
            <w:szCs w:val="24"/>
          </w:rPr>
          <w:t>https://doi.org/10.1007/s10648-021-09625-z</w:t>
        </w:r>
      </w:hyperlink>
      <w:r w:rsidRPr="00411F52">
        <w:rPr>
          <w:rFonts w:ascii="Times New Roman" w:eastAsia="Times New Roman" w:hAnsi="Times New Roman" w:cs="Times New Roman"/>
          <w:sz w:val="24"/>
          <w:szCs w:val="24"/>
        </w:rPr>
        <w:t xml:space="preserve"> </w:t>
      </w:r>
    </w:p>
    <w:p w14:paraId="66529EB9" w14:textId="77777777" w:rsidR="00411F52" w:rsidRPr="00411F52" w:rsidRDefault="00411F52" w:rsidP="00411F52">
      <w:pPr>
        <w:pStyle w:val="NormalWeb"/>
        <w:spacing w:line="360" w:lineRule="auto"/>
      </w:pPr>
      <w:r w:rsidRPr="00411F52">
        <w:t xml:space="preserve">Maine, F. (2024). ‘The role of oral language in the dialogic primary classroom’, </w:t>
      </w:r>
      <w:r w:rsidRPr="00411F52">
        <w:rPr>
          <w:rStyle w:val="Emphasis"/>
        </w:rPr>
        <w:t>Educational Research 3–13</w:t>
      </w:r>
      <w:r w:rsidRPr="00411F52">
        <w:t xml:space="preserve">, pp:1–17. Available at: https://doi.org/10.1080/03004279.2024.2357894 </w:t>
      </w:r>
    </w:p>
    <w:p w14:paraId="0A9FFF6B"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Martin, A. J., &amp; Dowson, M. (2009). ‘Interpersonal relationships, motivation, engagement, and achievement, </w:t>
      </w:r>
      <w:r w:rsidRPr="00411F52">
        <w:rPr>
          <w:rFonts w:ascii="Times New Roman" w:eastAsia="Times New Roman" w:hAnsi="Times New Roman" w:cs="Times New Roman"/>
          <w:i/>
          <w:iCs/>
          <w:sz w:val="24"/>
          <w:szCs w:val="24"/>
        </w:rPr>
        <w:t>Review of Educational Research, 79</w:t>
      </w:r>
      <w:r w:rsidRPr="00411F52">
        <w:rPr>
          <w:rFonts w:ascii="Times New Roman" w:eastAsia="Times New Roman" w:hAnsi="Times New Roman" w:cs="Times New Roman"/>
          <w:sz w:val="24"/>
          <w:szCs w:val="24"/>
        </w:rPr>
        <w:t xml:space="preserve">(1), pp:327–365. Available at: </w:t>
      </w:r>
      <w:hyperlink r:id="rId25" w:history="1">
        <w:r w:rsidRPr="00411F52">
          <w:rPr>
            <w:rStyle w:val="Hyperlink"/>
            <w:rFonts w:ascii="Times New Roman" w:eastAsia="Times New Roman" w:hAnsi="Times New Roman" w:cs="Times New Roman"/>
            <w:sz w:val="24"/>
            <w:szCs w:val="24"/>
          </w:rPr>
          <w:t>https://doi.org/10.3102/0034654308325583</w:t>
        </w:r>
      </w:hyperlink>
    </w:p>
    <w:p w14:paraId="3716680A"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Martin, A. J., &amp; Collie, R. J. (2019). Teacher–student relationships and students’ engagement in high school: Does the number of negative and positive relationships with teachers matter? </w:t>
      </w:r>
      <w:r w:rsidRPr="00411F52">
        <w:rPr>
          <w:rStyle w:val="Emphasis"/>
          <w:rFonts w:ascii="Times New Roman" w:hAnsi="Times New Roman" w:cs="Times New Roman"/>
          <w:sz w:val="24"/>
          <w:szCs w:val="24"/>
        </w:rPr>
        <w:t>Journal of Educational Psychology, 111</w:t>
      </w:r>
      <w:r w:rsidRPr="00411F52">
        <w:rPr>
          <w:rFonts w:ascii="Times New Roman" w:hAnsi="Times New Roman" w:cs="Times New Roman"/>
          <w:sz w:val="24"/>
          <w:szCs w:val="24"/>
        </w:rPr>
        <w:t xml:space="preserve">(5), pp:861–876. Available at: </w:t>
      </w:r>
      <w:hyperlink r:id="rId26" w:history="1">
        <w:r w:rsidRPr="00411F52">
          <w:rPr>
            <w:rStyle w:val="Hyperlink"/>
            <w:rFonts w:ascii="Times New Roman" w:hAnsi="Times New Roman" w:cs="Times New Roman"/>
            <w:sz w:val="24"/>
            <w:szCs w:val="24"/>
          </w:rPr>
          <w:t>https://doi.org/10.1037/edu0000317</w:t>
        </w:r>
      </w:hyperlink>
      <w:r w:rsidRPr="00411F52">
        <w:rPr>
          <w:rFonts w:ascii="Times New Roman" w:hAnsi="Times New Roman" w:cs="Times New Roman"/>
          <w:sz w:val="24"/>
          <w:szCs w:val="24"/>
        </w:rPr>
        <w:t xml:space="preserve">  </w:t>
      </w:r>
    </w:p>
    <w:p w14:paraId="71A21C00"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lastRenderedPageBreak/>
        <w:t xml:space="preserve">Mercer, N., &amp; Dawes, L. (2022). ‘The dialogic teacher: Collaborative talk in the classroom’, </w:t>
      </w:r>
      <w:r w:rsidRPr="00411F52">
        <w:rPr>
          <w:rFonts w:ascii="Times New Roman" w:eastAsia="Times New Roman" w:hAnsi="Times New Roman" w:cs="Times New Roman"/>
          <w:i/>
          <w:iCs/>
          <w:sz w:val="24"/>
          <w:szCs w:val="24"/>
        </w:rPr>
        <w:t>Language and Education, 36</w:t>
      </w:r>
      <w:r w:rsidRPr="00411F52">
        <w:rPr>
          <w:rFonts w:ascii="Times New Roman" w:eastAsia="Times New Roman" w:hAnsi="Times New Roman" w:cs="Times New Roman"/>
          <w:sz w:val="24"/>
          <w:szCs w:val="24"/>
        </w:rPr>
        <w:t xml:space="preserve">(6), pp:499–514. Available at: </w:t>
      </w:r>
      <w:hyperlink r:id="rId27" w:history="1">
        <w:r w:rsidRPr="00411F52">
          <w:rPr>
            <w:rStyle w:val="Hyperlink"/>
            <w:rFonts w:ascii="Times New Roman" w:eastAsia="Times New Roman" w:hAnsi="Times New Roman" w:cs="Times New Roman"/>
            <w:sz w:val="24"/>
            <w:szCs w:val="24"/>
          </w:rPr>
          <w:t>https://doi.org/10.1080/09500782.2022.2033150</w:t>
        </w:r>
      </w:hyperlink>
      <w:r w:rsidRPr="00411F52">
        <w:rPr>
          <w:rFonts w:ascii="Times New Roman" w:eastAsia="Times New Roman" w:hAnsi="Times New Roman" w:cs="Times New Roman"/>
          <w:sz w:val="24"/>
          <w:szCs w:val="24"/>
        </w:rPr>
        <w:t xml:space="preserve"> </w:t>
      </w:r>
    </w:p>
    <w:p w14:paraId="73191A11"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Nguyen, T. N. T., &amp; Oanh, T. K. (2025). ‘Cooperative learning and student engagement’, </w:t>
      </w:r>
      <w:r w:rsidRPr="00411F52">
        <w:rPr>
          <w:rFonts w:ascii="Times New Roman" w:eastAsia="Times New Roman" w:hAnsi="Times New Roman" w:cs="Times New Roman"/>
          <w:i/>
          <w:iCs/>
          <w:sz w:val="24"/>
          <w:szCs w:val="24"/>
        </w:rPr>
        <w:t>Cogent Education, 12</w:t>
      </w:r>
      <w:r w:rsidRPr="00411F52">
        <w:rPr>
          <w:rFonts w:ascii="Times New Roman" w:eastAsia="Times New Roman" w:hAnsi="Times New Roman" w:cs="Times New Roman"/>
          <w:sz w:val="24"/>
          <w:szCs w:val="24"/>
        </w:rPr>
        <w:t xml:space="preserve">(1), 2513414.Available at: </w:t>
      </w:r>
      <w:hyperlink r:id="rId28" w:history="1">
        <w:r w:rsidRPr="00411F52">
          <w:rPr>
            <w:rStyle w:val="Hyperlink"/>
            <w:rFonts w:ascii="Times New Roman" w:eastAsia="Times New Roman" w:hAnsi="Times New Roman" w:cs="Times New Roman"/>
            <w:sz w:val="24"/>
            <w:szCs w:val="24"/>
          </w:rPr>
          <w:t>https://doi.org/10.1080/2331186X.2025.2513414</w:t>
        </w:r>
      </w:hyperlink>
    </w:p>
    <w:p w14:paraId="2509F7F0"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OECD. (2020). ‘PISA 2018 results (Volume III): What school life means for students’ lives’, </w:t>
      </w:r>
      <w:r w:rsidRPr="00411F52">
        <w:rPr>
          <w:rFonts w:ascii="Times New Roman" w:hAnsi="Times New Roman" w:cs="Times New Roman"/>
          <w:i/>
          <w:iCs/>
          <w:sz w:val="24"/>
          <w:szCs w:val="24"/>
        </w:rPr>
        <w:t>OECD Publishing</w:t>
      </w:r>
      <w:r w:rsidRPr="00411F52">
        <w:rPr>
          <w:rFonts w:ascii="Times New Roman" w:eastAsia="Times New Roman" w:hAnsi="Times New Roman" w:cs="Times New Roman"/>
          <w:sz w:val="24"/>
          <w:szCs w:val="24"/>
        </w:rPr>
        <w:t xml:space="preserve">. Available at:  </w:t>
      </w:r>
      <w:hyperlink r:id="rId29" w:history="1">
        <w:r w:rsidRPr="00411F52">
          <w:rPr>
            <w:rStyle w:val="Hyperlink"/>
            <w:rFonts w:ascii="Times New Roman" w:eastAsia="Times New Roman" w:hAnsi="Times New Roman" w:cs="Times New Roman"/>
            <w:sz w:val="24"/>
            <w:szCs w:val="24"/>
          </w:rPr>
          <w:t>https://doi.org/10.1787/acd78851-en</w:t>
        </w:r>
      </w:hyperlink>
      <w:r w:rsidRPr="00411F52">
        <w:rPr>
          <w:rFonts w:ascii="Times New Roman" w:eastAsia="Times New Roman" w:hAnsi="Times New Roman" w:cs="Times New Roman"/>
          <w:sz w:val="24"/>
          <w:szCs w:val="24"/>
        </w:rPr>
        <w:t xml:space="preserve"> </w:t>
      </w:r>
    </w:p>
    <w:p w14:paraId="0A796C1C" w14:textId="77777777" w:rsidR="00411F52" w:rsidRPr="00411F52" w:rsidRDefault="00411F52" w:rsidP="00411F52">
      <w:pPr>
        <w:pStyle w:val="NormalWeb"/>
        <w:spacing w:line="360" w:lineRule="auto"/>
      </w:pPr>
      <w:r w:rsidRPr="00411F52">
        <w:t xml:space="preserve">OECD. (2019). </w:t>
      </w:r>
      <w:r w:rsidRPr="00411F52">
        <w:rPr>
          <w:rStyle w:val="Emphasis"/>
        </w:rPr>
        <w:t>PISA 2018 results (Volume III): What school life means for students’ lives.</w:t>
      </w:r>
      <w:r w:rsidRPr="00411F52">
        <w:t xml:space="preserve"> </w:t>
      </w:r>
      <w:r w:rsidRPr="00411F52">
        <w:rPr>
          <w:i/>
          <w:iCs/>
        </w:rPr>
        <w:t>OECD Publishing</w:t>
      </w:r>
      <w:r w:rsidRPr="00411F52">
        <w:t xml:space="preserve">. Available at:  </w:t>
      </w:r>
      <w:hyperlink r:id="rId30" w:tgtFrame="_new" w:history="1">
        <w:r w:rsidRPr="00411F52">
          <w:rPr>
            <w:rStyle w:val="Hyperlink"/>
            <w:rFonts w:eastAsiaTheme="majorEastAsia"/>
          </w:rPr>
          <w:t>https://doi.org/10.1787/acd78851-en</w:t>
        </w:r>
      </w:hyperlink>
      <w:r w:rsidRPr="00411F52">
        <w:t xml:space="preserve"> </w:t>
      </w:r>
      <w:hyperlink r:id="rId31" w:tgtFrame="_blank" w:history="1">
        <w:r w:rsidRPr="00411F52">
          <w:rPr>
            <w:rStyle w:val="max-w-15ch"/>
            <w:color w:val="0000FF"/>
            <w:u w:val="single"/>
          </w:rPr>
          <w:t>OECD</w:t>
        </w:r>
        <w:r w:rsidRPr="00411F52">
          <w:rPr>
            <w:rStyle w:val="-me-1"/>
            <w:rFonts w:eastAsiaTheme="majorEastAsia"/>
            <w:color w:val="0000FF"/>
            <w:u w:val="single"/>
          </w:rPr>
          <w:t>+1</w:t>
        </w:r>
      </w:hyperlink>
    </w:p>
    <w:p w14:paraId="6F35314E"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sz w:val="24"/>
          <w:szCs w:val="24"/>
        </w:rPr>
      </w:pPr>
      <w:r w:rsidRPr="00411F52">
        <w:rPr>
          <w:rFonts w:ascii="Times New Roman" w:eastAsia="Times New Roman" w:hAnsi="Times New Roman" w:cs="Times New Roman"/>
          <w:sz w:val="24"/>
          <w:szCs w:val="24"/>
        </w:rPr>
        <w:t xml:space="preserve">Ryan, R. M., &amp; Deci, E. L. (2000). ‘Self-determination theory and intrinsic motivation, social development and well-being’, </w:t>
      </w:r>
      <w:r w:rsidRPr="00411F52">
        <w:rPr>
          <w:rFonts w:ascii="Times New Roman" w:eastAsia="Times New Roman" w:hAnsi="Times New Roman" w:cs="Times New Roman"/>
          <w:i/>
          <w:iCs/>
          <w:sz w:val="24"/>
          <w:szCs w:val="24"/>
        </w:rPr>
        <w:t>American Psychologist, 55</w:t>
      </w:r>
      <w:r w:rsidRPr="00411F52">
        <w:rPr>
          <w:rFonts w:ascii="Times New Roman" w:eastAsia="Times New Roman" w:hAnsi="Times New Roman" w:cs="Times New Roman"/>
          <w:sz w:val="24"/>
          <w:szCs w:val="24"/>
        </w:rPr>
        <w:t xml:space="preserve">(1), pp:68–78. Available at: </w:t>
      </w:r>
      <w:hyperlink r:id="rId32" w:history="1">
        <w:r w:rsidRPr="00411F52">
          <w:rPr>
            <w:rStyle w:val="Hyperlink"/>
            <w:rFonts w:ascii="Times New Roman" w:eastAsia="Times New Roman" w:hAnsi="Times New Roman" w:cs="Times New Roman"/>
            <w:sz w:val="24"/>
            <w:szCs w:val="24"/>
          </w:rPr>
          <w:t>https://doi.org/10.1037/0003-066X.55.1.68</w:t>
        </w:r>
      </w:hyperlink>
    </w:p>
    <w:p w14:paraId="66B173F2" w14:textId="77777777" w:rsidR="00411F52" w:rsidRPr="00411F52" w:rsidRDefault="00411F52" w:rsidP="00411F52">
      <w:pPr>
        <w:pStyle w:val="NormalWeb"/>
        <w:spacing w:line="360" w:lineRule="auto"/>
        <w:rPr>
          <w:color w:val="0563C1" w:themeColor="hyperlink"/>
          <w:u w:val="single"/>
          <w:lang w:val="en-GB"/>
        </w:rPr>
      </w:pPr>
      <w:r w:rsidRPr="00411F52">
        <w:rPr>
          <w:lang w:val="en-GB"/>
        </w:rPr>
        <w:t xml:space="preserve">Seychelles Nation. (2013). </w:t>
      </w:r>
      <w:r w:rsidRPr="00411F52">
        <w:rPr>
          <w:i/>
          <w:iCs/>
          <w:lang w:val="en-GB"/>
        </w:rPr>
        <w:t>The story of schools in Seychelles.</w:t>
      </w:r>
      <w:r w:rsidRPr="00411F52">
        <w:rPr>
          <w:lang w:val="en-GB"/>
        </w:rPr>
        <w:t xml:space="preserve"> Seychelles Nation. Available at: </w:t>
      </w:r>
      <w:hyperlink r:id="rId33" w:tgtFrame="_new" w:history="1">
        <w:r w:rsidRPr="00411F52">
          <w:rPr>
            <w:rStyle w:val="Hyperlink"/>
            <w:lang w:val="en-GB"/>
          </w:rPr>
          <w:t>https://www.nation.sc</w:t>
        </w:r>
      </w:hyperlink>
    </w:p>
    <w:p w14:paraId="40B9F96F" w14:textId="77777777" w:rsidR="00411F52" w:rsidRPr="00411F52" w:rsidRDefault="00411F52" w:rsidP="00411F52">
      <w:pPr>
        <w:pStyle w:val="NormalWeb"/>
        <w:spacing w:line="360" w:lineRule="auto"/>
      </w:pPr>
      <w:r w:rsidRPr="00411F52">
        <w:t xml:space="preserve">Shen, T., Wang, Y., &amp; Li, X. (2024). ‘Small-class effects on science achievement in secondary school: A meta-analysis’, </w:t>
      </w:r>
      <w:r w:rsidRPr="00411F52">
        <w:rPr>
          <w:rStyle w:val="Emphasis"/>
        </w:rPr>
        <w:t>Studies in Educational Evaluation, 82</w:t>
      </w:r>
      <w:r w:rsidRPr="00411F52">
        <w:t xml:space="preserve">, 101238. Available at: https://doi.org/10.1016/j.stueduc.2024.101238 </w:t>
      </w:r>
    </w:p>
    <w:p w14:paraId="39A2EE18" w14:textId="77777777" w:rsidR="00411F52" w:rsidRPr="00411F52" w:rsidRDefault="00411F52" w:rsidP="00411F52">
      <w:pPr>
        <w:spacing w:line="360" w:lineRule="auto"/>
        <w:rPr>
          <w:rFonts w:ascii="Times New Roman" w:eastAsia="Times New Roman" w:hAnsi="Times New Roman" w:cs="Times New Roman"/>
          <w:sz w:val="24"/>
          <w:szCs w:val="24"/>
        </w:rPr>
      </w:pPr>
      <w:r w:rsidRPr="00411F52">
        <w:rPr>
          <w:rFonts w:ascii="Times New Roman" w:hAnsi="Times New Roman" w:cs="Times New Roman"/>
          <w:sz w:val="24"/>
          <w:szCs w:val="24"/>
        </w:rPr>
        <w:t xml:space="preserve">UNESCO. (2021). ‘Reimagining our futures together: A new social contract for education’, </w:t>
      </w:r>
      <w:r w:rsidRPr="00411F52">
        <w:rPr>
          <w:rFonts w:ascii="Times New Roman" w:hAnsi="Times New Roman" w:cs="Times New Roman"/>
          <w:i/>
          <w:iCs/>
          <w:sz w:val="24"/>
          <w:szCs w:val="24"/>
        </w:rPr>
        <w:t>UNESCO.</w:t>
      </w:r>
      <w:r w:rsidRPr="00411F52">
        <w:rPr>
          <w:rFonts w:ascii="Times New Roman" w:hAnsi="Times New Roman" w:cs="Times New Roman"/>
          <w:sz w:val="24"/>
          <w:szCs w:val="24"/>
        </w:rPr>
        <w:t xml:space="preserve"> </w:t>
      </w:r>
      <w:r w:rsidRPr="00411F52">
        <w:rPr>
          <w:rFonts w:ascii="Times New Roman" w:eastAsia="Times New Roman" w:hAnsi="Times New Roman" w:cs="Times New Roman"/>
          <w:sz w:val="24"/>
          <w:szCs w:val="24"/>
        </w:rPr>
        <w:t xml:space="preserve">Available at: </w:t>
      </w:r>
      <w:hyperlink r:id="rId34" w:history="1">
        <w:r w:rsidRPr="00411F52">
          <w:rPr>
            <w:rStyle w:val="Hyperlink"/>
            <w:rFonts w:ascii="Times New Roman" w:eastAsia="Times New Roman" w:hAnsi="Times New Roman" w:cs="Times New Roman"/>
            <w:sz w:val="24"/>
            <w:szCs w:val="24"/>
          </w:rPr>
          <w:t>https://doi.org/10.54675/KHQJ8942</w:t>
        </w:r>
      </w:hyperlink>
      <w:r w:rsidRPr="00411F52">
        <w:rPr>
          <w:rFonts w:ascii="Times New Roman" w:eastAsia="Times New Roman" w:hAnsi="Times New Roman" w:cs="Times New Roman"/>
          <w:sz w:val="24"/>
          <w:szCs w:val="24"/>
        </w:rPr>
        <w:t xml:space="preserve"> </w:t>
      </w:r>
    </w:p>
    <w:p w14:paraId="3A94CF3C" w14:textId="77777777" w:rsidR="00411F52" w:rsidRPr="00411F52" w:rsidRDefault="00411F52" w:rsidP="00411F52">
      <w:pPr>
        <w:pStyle w:val="NormalWeb"/>
        <w:spacing w:line="360" w:lineRule="auto"/>
      </w:pPr>
      <w:r w:rsidRPr="00411F52">
        <w:t xml:space="preserve">UNESCO. (2024). </w:t>
      </w:r>
      <w:r w:rsidRPr="00411F52">
        <w:rPr>
          <w:i/>
          <w:iCs/>
        </w:rPr>
        <w:t>‘</w:t>
      </w:r>
      <w:r w:rsidRPr="00411F52">
        <w:rPr>
          <w:rStyle w:val="Emphasis"/>
          <w:i w:val="0"/>
          <w:iCs w:val="0"/>
        </w:rPr>
        <w:t>Reimagining our futures together: A new social contract for education’,</w:t>
      </w:r>
      <w:r w:rsidRPr="00411F52">
        <w:rPr>
          <w:i/>
          <w:iCs/>
        </w:rPr>
        <w:t xml:space="preserve"> UNESCO</w:t>
      </w:r>
      <w:r w:rsidRPr="00411F52">
        <w:t xml:space="preserve">. Available at: </w:t>
      </w:r>
      <w:hyperlink r:id="rId35" w:history="1">
        <w:r w:rsidRPr="00411F52">
          <w:rPr>
            <w:rStyle w:val="Hyperlink"/>
          </w:rPr>
          <w:t>https://doi.org/10.54675/KHQJ8942</w:t>
        </w:r>
      </w:hyperlink>
      <w:r w:rsidRPr="00411F52">
        <w:t xml:space="preserve">  </w:t>
      </w:r>
    </w:p>
    <w:p w14:paraId="79DEF354" w14:textId="77777777" w:rsidR="00411F52" w:rsidRPr="00411F52" w:rsidRDefault="00411F52" w:rsidP="00411F52">
      <w:pPr>
        <w:spacing w:before="100" w:beforeAutospacing="1" w:after="100" w:afterAutospacing="1" w:line="360" w:lineRule="auto"/>
        <w:rPr>
          <w:rFonts w:ascii="Times New Roman" w:eastAsia="Times New Roman" w:hAnsi="Times New Roman" w:cs="Times New Roman"/>
          <w:color w:val="0563C1" w:themeColor="hyperlink"/>
          <w:sz w:val="24"/>
          <w:szCs w:val="24"/>
          <w:u w:val="single"/>
        </w:rPr>
      </w:pPr>
      <w:r w:rsidRPr="00411F52">
        <w:rPr>
          <w:rFonts w:ascii="Times New Roman" w:hAnsi="Times New Roman" w:cs="Times New Roman"/>
          <w:sz w:val="24"/>
          <w:szCs w:val="24"/>
        </w:rPr>
        <w:t xml:space="preserve">Wang, M.‑T., Fredricks, J. A., &amp; Ye, F. (2023). ‘The measurement of student engagement: Advances and future directions’, </w:t>
      </w:r>
      <w:r w:rsidRPr="00411F52">
        <w:rPr>
          <w:rFonts w:ascii="Times New Roman" w:hAnsi="Times New Roman" w:cs="Times New Roman"/>
          <w:i/>
          <w:iCs/>
          <w:sz w:val="24"/>
          <w:szCs w:val="24"/>
        </w:rPr>
        <w:t>Educational Psychologist</w:t>
      </w:r>
      <w:r w:rsidRPr="00411F52">
        <w:rPr>
          <w:rFonts w:ascii="Times New Roman" w:hAnsi="Times New Roman" w:cs="Times New Roman"/>
          <w:sz w:val="24"/>
          <w:szCs w:val="24"/>
        </w:rPr>
        <w:t xml:space="preserve">, 58(2), pp: 73–89. Available at: </w:t>
      </w:r>
      <w:hyperlink r:id="rId36" w:history="1">
        <w:r w:rsidRPr="00411F52">
          <w:rPr>
            <w:rStyle w:val="Hyperlink"/>
            <w:rFonts w:ascii="Times New Roman" w:eastAsia="Times New Roman" w:hAnsi="Times New Roman" w:cs="Times New Roman"/>
            <w:sz w:val="24"/>
            <w:szCs w:val="24"/>
          </w:rPr>
          <w:t>https://doi.org/10.1080/00461520.2023.2176373</w:t>
        </w:r>
      </w:hyperlink>
    </w:p>
    <w:p w14:paraId="7929E91B"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lastRenderedPageBreak/>
        <w:t>Wentzel, K. R., &amp; Brophy, J. (2020). Motivating students to learn (4th ed.). Routledge.</w:t>
      </w:r>
    </w:p>
    <w:p w14:paraId="57E099EF" w14:textId="77777777" w:rsidR="00411F52" w:rsidRPr="00411F52" w:rsidRDefault="00411F52" w:rsidP="00411F52">
      <w:pPr>
        <w:spacing w:line="360" w:lineRule="auto"/>
        <w:rPr>
          <w:rFonts w:ascii="Times New Roman" w:hAnsi="Times New Roman" w:cs="Times New Roman"/>
          <w:sz w:val="24"/>
          <w:szCs w:val="24"/>
        </w:rPr>
      </w:pPr>
      <w:r w:rsidRPr="00411F52">
        <w:rPr>
          <w:rFonts w:ascii="Times New Roman" w:hAnsi="Times New Roman" w:cs="Times New Roman"/>
          <w:sz w:val="24"/>
          <w:szCs w:val="24"/>
        </w:rPr>
        <w:t>Vygotsky, L. S. (1978). Mind in society. Harvard University Press.</w:t>
      </w:r>
    </w:p>
    <w:p w14:paraId="563837E8" w14:textId="77777777" w:rsidR="002E1E97" w:rsidRDefault="002E1E97" w:rsidP="0036797B">
      <w:pPr>
        <w:spacing w:after="0" w:line="240" w:lineRule="auto"/>
        <w:rPr>
          <w:sz w:val="40"/>
        </w:rPr>
      </w:pPr>
    </w:p>
    <w:p w14:paraId="07E90CC4" w14:textId="77777777" w:rsidR="00411F52" w:rsidRDefault="00411F52" w:rsidP="0036797B">
      <w:pPr>
        <w:spacing w:after="0" w:line="240" w:lineRule="auto"/>
        <w:rPr>
          <w:ins w:id="292" w:author="ESTHER" w:date="2026-01-09T21:53:00Z" w16du:dateUtc="2026-01-09T17:53:00Z"/>
          <w:rFonts w:ascii="Times New Roman" w:hAnsi="Times New Roman" w:cs="Times New Roman"/>
          <w:sz w:val="24"/>
          <w:szCs w:val="24"/>
        </w:rPr>
      </w:pPr>
    </w:p>
    <w:p w14:paraId="583B7057" w14:textId="77777777" w:rsidR="00504A64" w:rsidRDefault="00504A64" w:rsidP="0036797B">
      <w:pPr>
        <w:spacing w:after="0" w:line="240" w:lineRule="auto"/>
        <w:rPr>
          <w:ins w:id="293" w:author="ESTHER" w:date="2026-01-09T21:53:00Z" w16du:dateUtc="2026-01-09T17:53:00Z"/>
          <w:rFonts w:ascii="Times New Roman" w:hAnsi="Times New Roman" w:cs="Times New Roman"/>
          <w:sz w:val="24"/>
          <w:szCs w:val="24"/>
        </w:rPr>
      </w:pPr>
    </w:p>
    <w:p w14:paraId="03758F62" w14:textId="77777777" w:rsidR="00504A64" w:rsidRDefault="00504A64" w:rsidP="0036797B">
      <w:pPr>
        <w:spacing w:after="0" w:line="240" w:lineRule="auto"/>
        <w:rPr>
          <w:ins w:id="294" w:author="ESTHER" w:date="2026-01-09T22:09:00Z" w16du:dateUtc="2026-01-09T18:09:00Z"/>
          <w:rFonts w:ascii="Times New Roman" w:hAnsi="Times New Roman" w:cs="Times New Roman"/>
          <w:sz w:val="24"/>
          <w:szCs w:val="24"/>
        </w:rPr>
      </w:pPr>
    </w:p>
    <w:p w14:paraId="10C0ED8B" w14:textId="77777777" w:rsidR="006A084E" w:rsidRDefault="006A084E" w:rsidP="0036797B">
      <w:pPr>
        <w:spacing w:after="0" w:line="240" w:lineRule="auto"/>
        <w:rPr>
          <w:ins w:id="295" w:author="ESTHER" w:date="2026-01-09T22:09:00Z" w16du:dateUtc="2026-01-09T18:09:00Z"/>
          <w:rFonts w:ascii="Times New Roman" w:hAnsi="Times New Roman" w:cs="Times New Roman"/>
          <w:sz w:val="24"/>
          <w:szCs w:val="24"/>
        </w:rPr>
      </w:pPr>
    </w:p>
    <w:p w14:paraId="5AE5B63B" w14:textId="77777777" w:rsidR="006A084E" w:rsidRDefault="006A084E" w:rsidP="0036797B">
      <w:pPr>
        <w:spacing w:after="0" w:line="240" w:lineRule="auto"/>
        <w:rPr>
          <w:ins w:id="296" w:author="ESTHER" w:date="2026-01-09T22:09:00Z" w16du:dateUtc="2026-01-09T18:09:00Z"/>
          <w:rFonts w:ascii="Times New Roman" w:hAnsi="Times New Roman" w:cs="Times New Roman"/>
          <w:sz w:val="24"/>
          <w:szCs w:val="24"/>
        </w:rPr>
      </w:pPr>
    </w:p>
    <w:p w14:paraId="48A6E2EB" w14:textId="77777777" w:rsidR="006A084E" w:rsidRDefault="006A084E" w:rsidP="0036797B">
      <w:pPr>
        <w:spacing w:after="0" w:line="240" w:lineRule="auto"/>
        <w:rPr>
          <w:ins w:id="297" w:author="ESTHER" w:date="2026-01-09T22:09:00Z" w16du:dateUtc="2026-01-09T18:09:00Z"/>
          <w:rFonts w:ascii="Times New Roman" w:hAnsi="Times New Roman" w:cs="Times New Roman"/>
          <w:sz w:val="24"/>
          <w:szCs w:val="24"/>
        </w:rPr>
      </w:pPr>
    </w:p>
    <w:p w14:paraId="7A155DC1" w14:textId="77777777" w:rsidR="006A084E" w:rsidRDefault="006A084E" w:rsidP="0036797B">
      <w:pPr>
        <w:spacing w:after="0" w:line="240" w:lineRule="auto"/>
        <w:rPr>
          <w:ins w:id="298" w:author="ESTHER" w:date="2026-01-09T22:09:00Z" w16du:dateUtc="2026-01-09T18:09:00Z"/>
          <w:rFonts w:ascii="Times New Roman" w:hAnsi="Times New Roman" w:cs="Times New Roman"/>
          <w:sz w:val="24"/>
          <w:szCs w:val="24"/>
        </w:rPr>
      </w:pPr>
    </w:p>
    <w:p w14:paraId="34C24212" w14:textId="77777777" w:rsidR="006A084E" w:rsidRDefault="006A084E" w:rsidP="0036797B">
      <w:pPr>
        <w:spacing w:after="0" w:line="240" w:lineRule="auto"/>
        <w:rPr>
          <w:ins w:id="299" w:author="ESTHER" w:date="2026-01-09T22:09:00Z" w16du:dateUtc="2026-01-09T18:09:00Z"/>
          <w:rFonts w:ascii="Times New Roman" w:hAnsi="Times New Roman" w:cs="Times New Roman"/>
          <w:sz w:val="24"/>
          <w:szCs w:val="24"/>
        </w:rPr>
      </w:pPr>
    </w:p>
    <w:p w14:paraId="0A8B5F4A" w14:textId="77777777" w:rsidR="006A084E" w:rsidRDefault="006A084E" w:rsidP="0036797B">
      <w:pPr>
        <w:spacing w:after="0" w:line="240" w:lineRule="auto"/>
        <w:rPr>
          <w:ins w:id="300" w:author="ESTHER" w:date="2026-01-09T22:09:00Z" w16du:dateUtc="2026-01-09T18:09:00Z"/>
          <w:rFonts w:ascii="Times New Roman" w:hAnsi="Times New Roman" w:cs="Times New Roman"/>
          <w:sz w:val="24"/>
          <w:szCs w:val="24"/>
        </w:rPr>
      </w:pPr>
    </w:p>
    <w:p w14:paraId="0A7EFAC0" w14:textId="77777777" w:rsidR="006A084E" w:rsidRDefault="006A084E" w:rsidP="0036797B">
      <w:pPr>
        <w:spacing w:after="0" w:line="240" w:lineRule="auto"/>
        <w:rPr>
          <w:ins w:id="301" w:author="ESTHER" w:date="2026-01-09T22:09:00Z" w16du:dateUtc="2026-01-09T18:09:00Z"/>
          <w:rFonts w:ascii="Times New Roman" w:hAnsi="Times New Roman" w:cs="Times New Roman"/>
          <w:sz w:val="24"/>
          <w:szCs w:val="24"/>
        </w:rPr>
      </w:pPr>
    </w:p>
    <w:p w14:paraId="4B6AB281" w14:textId="77777777" w:rsidR="006A084E" w:rsidRDefault="006A084E" w:rsidP="0036797B">
      <w:pPr>
        <w:spacing w:after="0" w:line="240" w:lineRule="auto"/>
        <w:rPr>
          <w:ins w:id="302" w:author="ESTHER" w:date="2026-01-09T22:09:00Z" w16du:dateUtc="2026-01-09T18:09:00Z"/>
          <w:rFonts w:ascii="Times New Roman" w:hAnsi="Times New Roman" w:cs="Times New Roman"/>
          <w:sz w:val="24"/>
          <w:szCs w:val="24"/>
        </w:rPr>
      </w:pPr>
    </w:p>
    <w:p w14:paraId="074C5E06" w14:textId="77777777" w:rsidR="006A084E" w:rsidRDefault="006A084E" w:rsidP="0036797B">
      <w:pPr>
        <w:spacing w:after="0" w:line="240" w:lineRule="auto"/>
        <w:rPr>
          <w:ins w:id="303" w:author="ESTHER" w:date="2026-01-09T22:09:00Z" w16du:dateUtc="2026-01-09T18:09:00Z"/>
          <w:rFonts w:ascii="Times New Roman" w:hAnsi="Times New Roman" w:cs="Times New Roman"/>
          <w:sz w:val="24"/>
          <w:szCs w:val="24"/>
        </w:rPr>
      </w:pPr>
    </w:p>
    <w:p w14:paraId="04CD7B64" w14:textId="77777777" w:rsidR="006A084E" w:rsidRDefault="006A084E" w:rsidP="0036797B">
      <w:pPr>
        <w:spacing w:after="0" w:line="240" w:lineRule="auto"/>
        <w:rPr>
          <w:ins w:id="304" w:author="ESTHER" w:date="2026-01-09T22:09:00Z" w16du:dateUtc="2026-01-09T18:09:00Z"/>
          <w:rFonts w:ascii="Times New Roman" w:hAnsi="Times New Roman" w:cs="Times New Roman"/>
          <w:sz w:val="24"/>
          <w:szCs w:val="24"/>
        </w:rPr>
      </w:pPr>
    </w:p>
    <w:p w14:paraId="7C72B764" w14:textId="77777777" w:rsidR="006A084E" w:rsidRDefault="006A084E" w:rsidP="0036797B">
      <w:pPr>
        <w:spacing w:after="0" w:line="240" w:lineRule="auto"/>
        <w:rPr>
          <w:ins w:id="305" w:author="ESTHER" w:date="2026-01-09T22:09:00Z" w16du:dateUtc="2026-01-09T18:09:00Z"/>
          <w:rFonts w:ascii="Times New Roman" w:hAnsi="Times New Roman" w:cs="Times New Roman"/>
          <w:sz w:val="24"/>
          <w:szCs w:val="24"/>
        </w:rPr>
      </w:pPr>
    </w:p>
    <w:p w14:paraId="5639878F" w14:textId="77777777" w:rsidR="006A084E" w:rsidRDefault="006A084E" w:rsidP="0036797B">
      <w:pPr>
        <w:spacing w:after="0" w:line="240" w:lineRule="auto"/>
        <w:rPr>
          <w:ins w:id="306" w:author="ESTHER" w:date="2026-01-09T22:09:00Z" w16du:dateUtc="2026-01-09T18:09:00Z"/>
          <w:rFonts w:ascii="Times New Roman" w:hAnsi="Times New Roman" w:cs="Times New Roman"/>
          <w:sz w:val="24"/>
          <w:szCs w:val="24"/>
        </w:rPr>
      </w:pPr>
    </w:p>
    <w:p w14:paraId="7500FD9B" w14:textId="77777777" w:rsidR="006A084E" w:rsidRDefault="006A084E" w:rsidP="0036797B">
      <w:pPr>
        <w:spacing w:after="0" w:line="240" w:lineRule="auto"/>
        <w:rPr>
          <w:ins w:id="307" w:author="ESTHER" w:date="2026-01-09T22:09:00Z" w16du:dateUtc="2026-01-09T18:09:00Z"/>
          <w:rFonts w:ascii="Times New Roman" w:hAnsi="Times New Roman" w:cs="Times New Roman"/>
          <w:sz w:val="24"/>
          <w:szCs w:val="24"/>
        </w:rPr>
      </w:pPr>
    </w:p>
    <w:p w14:paraId="19E7A890" w14:textId="77777777" w:rsidR="006A084E" w:rsidRDefault="006A084E" w:rsidP="0036797B">
      <w:pPr>
        <w:spacing w:after="0" w:line="240" w:lineRule="auto"/>
        <w:rPr>
          <w:ins w:id="308" w:author="ESTHER" w:date="2026-01-09T22:09:00Z" w16du:dateUtc="2026-01-09T18:09:00Z"/>
          <w:rFonts w:ascii="Times New Roman" w:hAnsi="Times New Roman" w:cs="Times New Roman"/>
          <w:sz w:val="24"/>
          <w:szCs w:val="24"/>
        </w:rPr>
      </w:pPr>
    </w:p>
    <w:p w14:paraId="466983A5" w14:textId="77777777" w:rsidR="006A084E" w:rsidRDefault="006A084E" w:rsidP="0036797B">
      <w:pPr>
        <w:spacing w:after="0" w:line="240" w:lineRule="auto"/>
        <w:rPr>
          <w:ins w:id="309" w:author="ESTHER" w:date="2026-01-09T22:09:00Z" w16du:dateUtc="2026-01-09T18:09:00Z"/>
          <w:rFonts w:ascii="Times New Roman" w:hAnsi="Times New Roman" w:cs="Times New Roman"/>
          <w:sz w:val="24"/>
          <w:szCs w:val="24"/>
        </w:rPr>
      </w:pPr>
    </w:p>
    <w:p w14:paraId="77ADA6C4" w14:textId="77777777" w:rsidR="006A084E" w:rsidRDefault="006A084E" w:rsidP="0036797B">
      <w:pPr>
        <w:spacing w:after="0" w:line="240" w:lineRule="auto"/>
        <w:rPr>
          <w:ins w:id="310" w:author="ESTHER" w:date="2026-01-09T22:09:00Z" w16du:dateUtc="2026-01-09T18:09:00Z"/>
          <w:rFonts w:ascii="Times New Roman" w:hAnsi="Times New Roman" w:cs="Times New Roman"/>
          <w:sz w:val="24"/>
          <w:szCs w:val="24"/>
        </w:rPr>
      </w:pPr>
    </w:p>
    <w:p w14:paraId="44DFCA3A" w14:textId="77777777" w:rsidR="006A084E" w:rsidRDefault="006A084E" w:rsidP="0036797B">
      <w:pPr>
        <w:spacing w:after="0" w:line="240" w:lineRule="auto"/>
        <w:rPr>
          <w:ins w:id="311" w:author="ESTHER" w:date="2026-01-09T22:09:00Z" w16du:dateUtc="2026-01-09T18:09:00Z"/>
          <w:rFonts w:ascii="Times New Roman" w:hAnsi="Times New Roman" w:cs="Times New Roman"/>
          <w:sz w:val="24"/>
          <w:szCs w:val="24"/>
        </w:rPr>
      </w:pPr>
    </w:p>
    <w:p w14:paraId="6BDF3D82" w14:textId="77777777" w:rsidR="006A084E" w:rsidRDefault="006A084E" w:rsidP="0036797B">
      <w:pPr>
        <w:spacing w:after="0" w:line="240" w:lineRule="auto"/>
        <w:rPr>
          <w:ins w:id="312" w:author="ESTHER" w:date="2026-01-09T22:09:00Z" w16du:dateUtc="2026-01-09T18:09:00Z"/>
          <w:rFonts w:ascii="Times New Roman" w:hAnsi="Times New Roman" w:cs="Times New Roman"/>
          <w:sz w:val="24"/>
          <w:szCs w:val="24"/>
        </w:rPr>
      </w:pPr>
    </w:p>
    <w:p w14:paraId="4BCCB51B" w14:textId="77777777" w:rsidR="006A084E" w:rsidRDefault="006A084E" w:rsidP="0036797B">
      <w:pPr>
        <w:spacing w:after="0" w:line="240" w:lineRule="auto"/>
        <w:rPr>
          <w:ins w:id="313" w:author="ESTHER" w:date="2026-01-09T22:09:00Z" w16du:dateUtc="2026-01-09T18:09:00Z"/>
          <w:rFonts w:ascii="Times New Roman" w:hAnsi="Times New Roman" w:cs="Times New Roman"/>
          <w:sz w:val="24"/>
          <w:szCs w:val="24"/>
        </w:rPr>
      </w:pPr>
    </w:p>
    <w:p w14:paraId="66E9C509" w14:textId="77777777" w:rsidR="006A084E" w:rsidRDefault="006A084E" w:rsidP="0036797B">
      <w:pPr>
        <w:spacing w:after="0" w:line="240" w:lineRule="auto"/>
        <w:rPr>
          <w:ins w:id="314" w:author="ESTHER" w:date="2026-01-09T22:09:00Z" w16du:dateUtc="2026-01-09T18:09:00Z"/>
          <w:rFonts w:ascii="Times New Roman" w:hAnsi="Times New Roman" w:cs="Times New Roman"/>
          <w:sz w:val="24"/>
          <w:szCs w:val="24"/>
        </w:rPr>
      </w:pPr>
    </w:p>
    <w:p w14:paraId="38C2D68D" w14:textId="77777777" w:rsidR="006A084E" w:rsidRDefault="006A084E" w:rsidP="0036797B">
      <w:pPr>
        <w:spacing w:after="0" w:line="240" w:lineRule="auto"/>
        <w:rPr>
          <w:ins w:id="315" w:author="ESTHER" w:date="2026-01-09T22:09:00Z" w16du:dateUtc="2026-01-09T18:09:00Z"/>
          <w:rFonts w:ascii="Times New Roman" w:hAnsi="Times New Roman" w:cs="Times New Roman"/>
          <w:sz w:val="24"/>
          <w:szCs w:val="24"/>
        </w:rPr>
      </w:pPr>
    </w:p>
    <w:p w14:paraId="1100F643" w14:textId="77777777" w:rsidR="006A084E" w:rsidRDefault="006A084E" w:rsidP="0036797B">
      <w:pPr>
        <w:spacing w:after="0" w:line="240" w:lineRule="auto"/>
        <w:rPr>
          <w:ins w:id="316" w:author="ESTHER" w:date="2026-01-09T22:09:00Z" w16du:dateUtc="2026-01-09T18:09:00Z"/>
          <w:rFonts w:ascii="Times New Roman" w:hAnsi="Times New Roman" w:cs="Times New Roman"/>
          <w:sz w:val="24"/>
          <w:szCs w:val="24"/>
        </w:rPr>
      </w:pPr>
    </w:p>
    <w:p w14:paraId="6A0D276B" w14:textId="77777777" w:rsidR="006A084E" w:rsidRDefault="006A084E" w:rsidP="0036797B">
      <w:pPr>
        <w:spacing w:after="0" w:line="240" w:lineRule="auto"/>
        <w:rPr>
          <w:ins w:id="317" w:author="ESTHER" w:date="2026-01-09T22:09:00Z" w16du:dateUtc="2026-01-09T18:09:00Z"/>
          <w:rFonts w:ascii="Times New Roman" w:hAnsi="Times New Roman" w:cs="Times New Roman"/>
          <w:sz w:val="24"/>
          <w:szCs w:val="24"/>
        </w:rPr>
      </w:pPr>
    </w:p>
    <w:p w14:paraId="15A98001" w14:textId="77777777" w:rsidR="006A084E" w:rsidRDefault="006A084E" w:rsidP="0036797B">
      <w:pPr>
        <w:spacing w:after="0" w:line="240" w:lineRule="auto"/>
        <w:rPr>
          <w:ins w:id="318" w:author="ESTHER" w:date="2026-01-09T22:09:00Z" w16du:dateUtc="2026-01-09T18:09:00Z"/>
          <w:rFonts w:ascii="Times New Roman" w:hAnsi="Times New Roman" w:cs="Times New Roman"/>
          <w:sz w:val="24"/>
          <w:szCs w:val="24"/>
        </w:rPr>
      </w:pPr>
    </w:p>
    <w:p w14:paraId="5410DCCE" w14:textId="77777777" w:rsidR="006A084E" w:rsidRDefault="006A084E" w:rsidP="0036797B">
      <w:pPr>
        <w:spacing w:after="0" w:line="240" w:lineRule="auto"/>
        <w:rPr>
          <w:ins w:id="319" w:author="ESTHER" w:date="2026-01-09T22:09:00Z" w16du:dateUtc="2026-01-09T18:09:00Z"/>
          <w:rFonts w:ascii="Times New Roman" w:hAnsi="Times New Roman" w:cs="Times New Roman"/>
          <w:sz w:val="24"/>
          <w:szCs w:val="24"/>
        </w:rPr>
      </w:pPr>
    </w:p>
    <w:p w14:paraId="103204D0" w14:textId="77777777" w:rsidR="006A084E" w:rsidRDefault="006A084E" w:rsidP="0036797B">
      <w:pPr>
        <w:spacing w:after="0" w:line="240" w:lineRule="auto"/>
        <w:rPr>
          <w:ins w:id="320" w:author="ESTHER" w:date="2026-01-09T22:09:00Z" w16du:dateUtc="2026-01-09T18:09:00Z"/>
          <w:rFonts w:ascii="Times New Roman" w:hAnsi="Times New Roman" w:cs="Times New Roman"/>
          <w:sz w:val="24"/>
          <w:szCs w:val="24"/>
        </w:rPr>
      </w:pPr>
    </w:p>
    <w:p w14:paraId="1091C785" w14:textId="77777777" w:rsidR="006A084E" w:rsidRDefault="006A084E" w:rsidP="0036797B">
      <w:pPr>
        <w:spacing w:after="0" w:line="240" w:lineRule="auto"/>
        <w:rPr>
          <w:ins w:id="321" w:author="ESTHER" w:date="2026-01-09T22:09:00Z" w16du:dateUtc="2026-01-09T18:09:00Z"/>
          <w:rFonts w:ascii="Times New Roman" w:hAnsi="Times New Roman" w:cs="Times New Roman"/>
          <w:sz w:val="24"/>
          <w:szCs w:val="24"/>
        </w:rPr>
      </w:pPr>
    </w:p>
    <w:p w14:paraId="2274599D" w14:textId="77777777" w:rsidR="006A084E" w:rsidRDefault="006A084E" w:rsidP="0036797B">
      <w:pPr>
        <w:spacing w:after="0" w:line="240" w:lineRule="auto"/>
        <w:rPr>
          <w:ins w:id="322" w:author="ESTHER" w:date="2026-01-09T22:09:00Z" w16du:dateUtc="2026-01-09T18:09:00Z"/>
          <w:rFonts w:ascii="Times New Roman" w:hAnsi="Times New Roman" w:cs="Times New Roman"/>
          <w:sz w:val="24"/>
          <w:szCs w:val="24"/>
        </w:rPr>
      </w:pPr>
    </w:p>
    <w:p w14:paraId="60E9D3D3" w14:textId="77777777" w:rsidR="006A084E" w:rsidRDefault="006A084E" w:rsidP="0036797B">
      <w:pPr>
        <w:spacing w:after="0" w:line="240" w:lineRule="auto"/>
        <w:rPr>
          <w:ins w:id="323" w:author="ESTHER" w:date="2026-01-09T22:09:00Z" w16du:dateUtc="2026-01-09T18:09:00Z"/>
          <w:rFonts w:ascii="Times New Roman" w:hAnsi="Times New Roman" w:cs="Times New Roman"/>
          <w:sz w:val="24"/>
          <w:szCs w:val="24"/>
        </w:rPr>
      </w:pPr>
    </w:p>
    <w:p w14:paraId="67307035" w14:textId="77777777" w:rsidR="006A084E" w:rsidRDefault="006A084E" w:rsidP="0036797B">
      <w:pPr>
        <w:spacing w:after="0" w:line="240" w:lineRule="auto"/>
        <w:rPr>
          <w:ins w:id="324" w:author="ESTHER" w:date="2026-01-09T22:09:00Z" w16du:dateUtc="2026-01-09T18:09:00Z"/>
          <w:rFonts w:ascii="Times New Roman" w:hAnsi="Times New Roman" w:cs="Times New Roman"/>
          <w:sz w:val="24"/>
          <w:szCs w:val="24"/>
        </w:rPr>
      </w:pPr>
    </w:p>
    <w:p w14:paraId="0FFC2ACB" w14:textId="77777777" w:rsidR="006A084E" w:rsidRDefault="006A084E" w:rsidP="0036797B">
      <w:pPr>
        <w:spacing w:after="0" w:line="240" w:lineRule="auto"/>
        <w:rPr>
          <w:ins w:id="325" w:author="ESTHER" w:date="2026-01-09T22:09:00Z" w16du:dateUtc="2026-01-09T18:09:00Z"/>
          <w:rFonts w:ascii="Times New Roman" w:hAnsi="Times New Roman" w:cs="Times New Roman"/>
          <w:sz w:val="24"/>
          <w:szCs w:val="24"/>
        </w:rPr>
      </w:pPr>
    </w:p>
    <w:p w14:paraId="71FBEF79" w14:textId="77777777" w:rsidR="006A084E" w:rsidRDefault="006A084E" w:rsidP="0036797B">
      <w:pPr>
        <w:spacing w:after="0" w:line="240" w:lineRule="auto"/>
        <w:rPr>
          <w:ins w:id="326" w:author="ESTHER" w:date="2026-01-09T22:09:00Z" w16du:dateUtc="2026-01-09T18:09:00Z"/>
          <w:rFonts w:ascii="Times New Roman" w:hAnsi="Times New Roman" w:cs="Times New Roman"/>
          <w:sz w:val="24"/>
          <w:szCs w:val="24"/>
        </w:rPr>
      </w:pPr>
    </w:p>
    <w:p w14:paraId="07FA5171" w14:textId="77777777" w:rsidR="006A084E" w:rsidRDefault="006A084E" w:rsidP="0036797B">
      <w:pPr>
        <w:spacing w:after="0" w:line="240" w:lineRule="auto"/>
        <w:rPr>
          <w:ins w:id="327" w:author="ESTHER" w:date="2026-01-09T22:09:00Z" w16du:dateUtc="2026-01-09T18:09:00Z"/>
          <w:rFonts w:ascii="Times New Roman" w:hAnsi="Times New Roman" w:cs="Times New Roman"/>
          <w:sz w:val="24"/>
          <w:szCs w:val="24"/>
        </w:rPr>
      </w:pPr>
    </w:p>
    <w:p w14:paraId="2DBC54D1" w14:textId="77777777" w:rsidR="006A084E" w:rsidRDefault="006A084E" w:rsidP="0036797B">
      <w:pPr>
        <w:spacing w:after="0" w:line="240" w:lineRule="auto"/>
        <w:rPr>
          <w:ins w:id="328" w:author="ESTHER" w:date="2026-01-09T22:09:00Z" w16du:dateUtc="2026-01-09T18:09:00Z"/>
          <w:rFonts w:ascii="Times New Roman" w:hAnsi="Times New Roman" w:cs="Times New Roman"/>
          <w:sz w:val="24"/>
          <w:szCs w:val="24"/>
        </w:rPr>
      </w:pPr>
    </w:p>
    <w:p w14:paraId="2971CE3A" w14:textId="77777777" w:rsidR="006A084E" w:rsidRDefault="006A084E" w:rsidP="0036797B">
      <w:pPr>
        <w:spacing w:after="0" w:line="240" w:lineRule="auto"/>
        <w:rPr>
          <w:ins w:id="329" w:author="ESTHER" w:date="2026-01-09T22:09:00Z" w16du:dateUtc="2026-01-09T18:09:00Z"/>
          <w:rFonts w:ascii="Times New Roman" w:hAnsi="Times New Roman" w:cs="Times New Roman"/>
          <w:sz w:val="24"/>
          <w:szCs w:val="24"/>
        </w:rPr>
      </w:pPr>
    </w:p>
    <w:p w14:paraId="7A31BBEB" w14:textId="77777777" w:rsidR="006A084E" w:rsidRDefault="006A084E" w:rsidP="0036797B">
      <w:pPr>
        <w:spacing w:after="0" w:line="240" w:lineRule="auto"/>
        <w:rPr>
          <w:ins w:id="330" w:author="ESTHER" w:date="2026-01-09T22:09:00Z" w16du:dateUtc="2026-01-09T18:09:00Z"/>
          <w:rFonts w:ascii="Times New Roman" w:hAnsi="Times New Roman" w:cs="Times New Roman"/>
          <w:sz w:val="24"/>
          <w:szCs w:val="24"/>
        </w:rPr>
      </w:pPr>
    </w:p>
    <w:p w14:paraId="2917CA8A" w14:textId="77777777" w:rsidR="006A084E" w:rsidRDefault="006A084E" w:rsidP="0036797B">
      <w:pPr>
        <w:spacing w:after="0" w:line="240" w:lineRule="auto"/>
        <w:rPr>
          <w:ins w:id="331" w:author="ESTHER" w:date="2026-01-09T21:53:00Z" w16du:dateUtc="2026-01-09T17:53:00Z"/>
          <w:rFonts w:ascii="Times New Roman" w:hAnsi="Times New Roman" w:cs="Times New Roman"/>
          <w:sz w:val="24"/>
          <w:szCs w:val="24"/>
        </w:rPr>
      </w:pPr>
    </w:p>
    <w:p w14:paraId="37F10ACD" w14:textId="77777777" w:rsidR="00504A64" w:rsidRDefault="00504A64" w:rsidP="0036797B">
      <w:pPr>
        <w:spacing w:after="0" w:line="240" w:lineRule="auto"/>
        <w:rPr>
          <w:ins w:id="332" w:author="ESTHER" w:date="2026-01-09T21:53:00Z" w16du:dateUtc="2026-01-09T17:53:00Z"/>
          <w:rFonts w:ascii="Times New Roman" w:hAnsi="Times New Roman" w:cs="Times New Roman"/>
          <w:sz w:val="24"/>
          <w:szCs w:val="24"/>
        </w:rPr>
      </w:pPr>
    </w:p>
    <w:p w14:paraId="45A6907B" w14:textId="7037EF85" w:rsidR="00504A64" w:rsidRPr="00C77C0F" w:rsidRDefault="00504A64" w:rsidP="0036797B">
      <w:pPr>
        <w:spacing w:after="0" w:line="240" w:lineRule="auto"/>
        <w:rPr>
          <w:ins w:id="333" w:author="ESTHER" w:date="2026-01-09T21:54:00Z" w16du:dateUtc="2026-01-09T17:54:00Z"/>
          <w:rFonts w:ascii="Times New Roman" w:hAnsi="Times New Roman" w:cs="Times New Roman"/>
          <w:b/>
          <w:bCs/>
          <w:sz w:val="24"/>
          <w:szCs w:val="24"/>
          <w:rPrChange w:id="334" w:author="ESTHER" w:date="2026-01-09T22:40:00Z" w16du:dateUtc="2026-01-09T18:40:00Z">
            <w:rPr>
              <w:ins w:id="335" w:author="ESTHER" w:date="2026-01-09T21:54:00Z" w16du:dateUtc="2026-01-09T17:54:00Z"/>
              <w:rFonts w:ascii="Times New Roman" w:hAnsi="Times New Roman" w:cs="Times New Roman"/>
              <w:sz w:val="24"/>
              <w:szCs w:val="24"/>
            </w:rPr>
          </w:rPrChange>
        </w:rPr>
      </w:pPr>
      <w:ins w:id="336" w:author="ESTHER" w:date="2026-01-09T21:54:00Z" w16du:dateUtc="2026-01-09T17:54:00Z">
        <w:r w:rsidRPr="00C77C0F">
          <w:rPr>
            <w:rFonts w:ascii="Times New Roman" w:hAnsi="Times New Roman" w:cs="Times New Roman"/>
            <w:b/>
            <w:bCs/>
            <w:sz w:val="24"/>
            <w:szCs w:val="24"/>
            <w:rPrChange w:id="337" w:author="ESTHER" w:date="2026-01-09T22:40:00Z" w16du:dateUtc="2026-01-09T18:40:00Z">
              <w:rPr>
                <w:rFonts w:ascii="Times New Roman" w:hAnsi="Times New Roman" w:cs="Times New Roman"/>
                <w:sz w:val="24"/>
                <w:szCs w:val="24"/>
              </w:rPr>
            </w:rPrChange>
          </w:rPr>
          <w:lastRenderedPageBreak/>
          <w:t>APPENDIX 1</w:t>
        </w:r>
      </w:ins>
    </w:p>
    <w:p w14:paraId="3FD4B235" w14:textId="22CE31A9" w:rsidR="00504A64" w:rsidRPr="00C77C0F" w:rsidRDefault="006A084E" w:rsidP="0036797B">
      <w:pPr>
        <w:spacing w:after="0" w:line="240" w:lineRule="auto"/>
        <w:rPr>
          <w:ins w:id="338" w:author="ESTHER" w:date="2026-01-09T22:10:00Z" w16du:dateUtc="2026-01-09T18:10:00Z"/>
          <w:rFonts w:ascii="Times New Roman" w:hAnsi="Times New Roman" w:cs="Times New Roman"/>
          <w:b/>
          <w:bCs/>
          <w:sz w:val="24"/>
          <w:szCs w:val="24"/>
          <w:rPrChange w:id="339" w:author="ESTHER" w:date="2026-01-09T22:40:00Z" w16du:dateUtc="2026-01-09T18:40:00Z">
            <w:rPr>
              <w:ins w:id="340" w:author="ESTHER" w:date="2026-01-09T22:10:00Z" w16du:dateUtc="2026-01-09T18:10:00Z"/>
              <w:rFonts w:ascii="Times New Roman" w:hAnsi="Times New Roman" w:cs="Times New Roman"/>
              <w:sz w:val="24"/>
              <w:szCs w:val="24"/>
            </w:rPr>
          </w:rPrChange>
        </w:rPr>
      </w:pPr>
      <w:ins w:id="341" w:author="ESTHER" w:date="2026-01-09T22:10:00Z" w16du:dateUtc="2026-01-09T18:10:00Z">
        <w:r w:rsidRPr="00C77C0F">
          <w:rPr>
            <w:rFonts w:ascii="Times New Roman" w:hAnsi="Times New Roman" w:cs="Times New Roman"/>
            <w:b/>
            <w:bCs/>
            <w:sz w:val="24"/>
            <w:szCs w:val="24"/>
            <w:rPrChange w:id="342" w:author="ESTHER" w:date="2026-01-09T22:40:00Z" w16du:dateUtc="2026-01-09T18:40:00Z">
              <w:rPr>
                <w:rFonts w:ascii="Times New Roman" w:hAnsi="Times New Roman" w:cs="Times New Roman"/>
                <w:sz w:val="24"/>
                <w:szCs w:val="24"/>
              </w:rPr>
            </w:rPrChange>
          </w:rPr>
          <w:t xml:space="preserve"> </w:t>
        </w:r>
      </w:ins>
    </w:p>
    <w:p w14:paraId="33590772" w14:textId="37777295" w:rsidR="006A084E" w:rsidRPr="006A084E" w:rsidRDefault="006A084E" w:rsidP="0036797B">
      <w:pPr>
        <w:spacing w:after="0" w:line="240" w:lineRule="auto"/>
        <w:rPr>
          <w:ins w:id="343" w:author="ESTHER" w:date="2026-01-09T21:54:00Z" w16du:dateUtc="2026-01-09T17:54:00Z"/>
          <w:rFonts w:ascii="Times New Roman" w:hAnsi="Times New Roman" w:cs="Times New Roman"/>
          <w:b/>
          <w:bCs/>
          <w:sz w:val="24"/>
          <w:szCs w:val="24"/>
          <w:rPrChange w:id="344" w:author="ESTHER" w:date="2026-01-09T22:10:00Z" w16du:dateUtc="2026-01-09T18:10:00Z">
            <w:rPr>
              <w:ins w:id="345" w:author="ESTHER" w:date="2026-01-09T21:54:00Z" w16du:dateUtc="2026-01-09T17:54:00Z"/>
              <w:rFonts w:ascii="Times New Roman" w:hAnsi="Times New Roman" w:cs="Times New Roman"/>
              <w:sz w:val="24"/>
              <w:szCs w:val="24"/>
            </w:rPr>
          </w:rPrChange>
        </w:rPr>
      </w:pPr>
      <w:ins w:id="346" w:author="ESTHER" w:date="2026-01-09T22:10:00Z" w16du:dateUtc="2026-01-09T18:10:00Z">
        <w:r w:rsidRPr="006A084E">
          <w:rPr>
            <w:rFonts w:ascii="Times New Roman" w:hAnsi="Times New Roman" w:cs="Times New Roman"/>
            <w:b/>
            <w:bCs/>
            <w:sz w:val="24"/>
            <w:szCs w:val="24"/>
            <w:rPrChange w:id="347" w:author="ESTHER" w:date="2026-01-09T22:10:00Z" w16du:dateUtc="2026-01-09T18:10:00Z">
              <w:rPr>
                <w:rFonts w:ascii="Times New Roman" w:hAnsi="Times New Roman" w:cs="Times New Roman"/>
                <w:sz w:val="24"/>
                <w:szCs w:val="24"/>
              </w:rPr>
            </w:rPrChange>
          </w:rPr>
          <w:t>QUESTIONAIRE</w:t>
        </w:r>
      </w:ins>
    </w:p>
    <w:p w14:paraId="458270DC" w14:textId="77777777" w:rsidR="006A084E" w:rsidRPr="006A084E" w:rsidRDefault="006A084E" w:rsidP="00504A64">
      <w:pPr>
        <w:rPr>
          <w:ins w:id="348" w:author="ESTHER" w:date="2026-01-09T22:10:00Z" w16du:dateUtc="2026-01-09T18:10:00Z"/>
          <w:rFonts w:ascii="Times New Roman" w:hAnsi="Times New Roman" w:cs="Times New Roman"/>
          <w:b/>
          <w:bCs/>
          <w:sz w:val="24"/>
          <w:szCs w:val="24"/>
          <w:rPrChange w:id="349" w:author="ESTHER" w:date="2026-01-09T22:10:00Z" w16du:dateUtc="2026-01-09T18:10:00Z">
            <w:rPr>
              <w:ins w:id="350" w:author="ESTHER" w:date="2026-01-09T22:10:00Z" w16du:dateUtc="2026-01-09T18:10:00Z"/>
              <w:rFonts w:ascii="Times New Roman" w:hAnsi="Times New Roman" w:cs="Times New Roman"/>
              <w:sz w:val="24"/>
              <w:szCs w:val="24"/>
            </w:rPr>
          </w:rPrChange>
        </w:rPr>
      </w:pPr>
    </w:p>
    <w:p w14:paraId="0E898A0E" w14:textId="56103330" w:rsidR="00504A64" w:rsidRDefault="00504A64" w:rsidP="00504A64">
      <w:pPr>
        <w:rPr>
          <w:ins w:id="351" w:author="ESTHER" w:date="2026-01-09T22:11:00Z" w16du:dateUtc="2026-01-09T18:11:00Z"/>
          <w:rFonts w:ascii="Times New Roman" w:hAnsi="Times New Roman" w:cs="Times New Roman"/>
          <w:sz w:val="24"/>
          <w:szCs w:val="24"/>
        </w:rPr>
      </w:pPr>
      <w:ins w:id="352" w:author="ESTHER" w:date="2026-01-09T21:55:00Z" w16du:dateUtc="2026-01-09T17:55:00Z">
        <w:r w:rsidRPr="00504A64">
          <w:rPr>
            <w:rFonts w:ascii="Times New Roman" w:hAnsi="Times New Roman" w:cs="Times New Roman"/>
            <w:sz w:val="24"/>
            <w:szCs w:val="24"/>
            <w:rPrChange w:id="353" w:author="ESTHER" w:date="2026-01-09T21:57:00Z" w16du:dateUtc="2026-01-09T17:57:00Z">
              <w:rPr/>
            </w:rPrChange>
          </w:rPr>
          <w:t>Instructions: This questionnaire is for students only. There are no right or wrong answers. Please respond honestly. All responses will remain confidential.</w:t>
        </w:r>
      </w:ins>
    </w:p>
    <w:p w14:paraId="1698984B" w14:textId="77777777" w:rsidR="006A084E" w:rsidRPr="00504A64" w:rsidRDefault="006A084E" w:rsidP="00504A64">
      <w:pPr>
        <w:rPr>
          <w:ins w:id="354" w:author="ESTHER" w:date="2026-01-09T21:55:00Z" w16du:dateUtc="2026-01-09T17:55:00Z"/>
          <w:rFonts w:ascii="Times New Roman" w:hAnsi="Times New Roman" w:cs="Times New Roman"/>
          <w:sz w:val="24"/>
          <w:szCs w:val="24"/>
          <w:rPrChange w:id="355" w:author="ESTHER" w:date="2026-01-09T21:57:00Z" w16du:dateUtc="2026-01-09T17:57:00Z">
            <w:rPr>
              <w:ins w:id="356" w:author="ESTHER" w:date="2026-01-09T21:55:00Z" w16du:dateUtc="2026-01-09T17:55:00Z"/>
            </w:rPr>
          </w:rPrChange>
        </w:rPr>
      </w:pPr>
    </w:p>
    <w:p w14:paraId="4D81E558" w14:textId="77777777" w:rsidR="00504A64" w:rsidRPr="00504A64" w:rsidRDefault="00504A64" w:rsidP="00504A64">
      <w:pPr>
        <w:pStyle w:val="Heading2"/>
        <w:rPr>
          <w:ins w:id="357" w:author="ESTHER" w:date="2026-01-09T21:55:00Z" w16du:dateUtc="2026-01-09T17:55:00Z"/>
          <w:rFonts w:ascii="Times New Roman" w:hAnsi="Times New Roman" w:cs="Times New Roman"/>
          <w:color w:val="000000" w:themeColor="text1"/>
          <w:sz w:val="24"/>
          <w:szCs w:val="24"/>
          <w:rPrChange w:id="358" w:author="ESTHER" w:date="2026-01-09T21:57:00Z" w16du:dateUtc="2026-01-09T17:57:00Z">
            <w:rPr>
              <w:ins w:id="359" w:author="ESTHER" w:date="2026-01-09T21:55:00Z" w16du:dateUtc="2026-01-09T17:55:00Z"/>
            </w:rPr>
          </w:rPrChange>
        </w:rPr>
      </w:pPr>
      <w:ins w:id="360" w:author="ESTHER" w:date="2026-01-09T21:55:00Z" w16du:dateUtc="2026-01-09T17:55:00Z">
        <w:r w:rsidRPr="00504A64">
          <w:rPr>
            <w:rFonts w:ascii="Times New Roman" w:hAnsi="Times New Roman" w:cs="Times New Roman"/>
            <w:color w:val="000000" w:themeColor="text1"/>
            <w:sz w:val="24"/>
            <w:szCs w:val="24"/>
            <w:rPrChange w:id="361" w:author="ESTHER" w:date="2026-01-09T21:57:00Z" w16du:dateUtc="2026-01-09T17:57:00Z">
              <w:rPr/>
            </w:rPrChange>
          </w:rPr>
          <w:t>Section A: Background Information</w:t>
        </w:r>
      </w:ins>
    </w:p>
    <w:p w14:paraId="0B484BE5" w14:textId="77777777" w:rsidR="00504A64" w:rsidRPr="00504A64" w:rsidRDefault="00504A64" w:rsidP="00504A64">
      <w:pPr>
        <w:rPr>
          <w:ins w:id="362" w:author="ESTHER" w:date="2026-01-09T21:55:00Z" w16du:dateUtc="2026-01-09T17:55:00Z"/>
          <w:rFonts w:ascii="Times New Roman" w:hAnsi="Times New Roman" w:cs="Times New Roman"/>
          <w:sz w:val="24"/>
          <w:szCs w:val="24"/>
          <w:rPrChange w:id="363" w:author="ESTHER" w:date="2026-01-09T21:57:00Z" w16du:dateUtc="2026-01-09T17:57:00Z">
            <w:rPr>
              <w:ins w:id="364" w:author="ESTHER" w:date="2026-01-09T21:55:00Z" w16du:dateUtc="2026-01-09T17:55:00Z"/>
            </w:rPr>
          </w:rPrChange>
        </w:rPr>
      </w:pPr>
      <w:ins w:id="365" w:author="ESTHER" w:date="2026-01-09T21:55:00Z" w16du:dateUtc="2026-01-09T17:55:00Z">
        <w:r w:rsidRPr="00504A64">
          <w:rPr>
            <w:rFonts w:ascii="Times New Roman" w:hAnsi="Times New Roman" w:cs="Times New Roman"/>
            <w:sz w:val="24"/>
            <w:szCs w:val="24"/>
            <w:rPrChange w:id="366" w:author="ESTHER" w:date="2026-01-09T21:57:00Z" w16du:dateUtc="2026-01-09T17:57:00Z">
              <w:rPr/>
            </w:rPrChange>
          </w:rPr>
          <w:t xml:space="preserve">1. Gender: </w:t>
        </w:r>
        <w:r w:rsidRPr="00504A64">
          <w:rPr>
            <w:rFonts w:ascii="Segoe UI Symbol" w:hAnsi="Segoe UI Symbol" w:cs="Segoe UI Symbol"/>
            <w:sz w:val="24"/>
            <w:szCs w:val="24"/>
            <w:rPrChange w:id="367" w:author="ESTHER" w:date="2026-01-09T21:57:00Z" w16du:dateUtc="2026-01-09T17:57:00Z">
              <w:rPr/>
            </w:rPrChange>
          </w:rPr>
          <w:t>☐</w:t>
        </w:r>
        <w:r w:rsidRPr="00504A64">
          <w:rPr>
            <w:rFonts w:ascii="Times New Roman" w:hAnsi="Times New Roman" w:cs="Times New Roman"/>
            <w:sz w:val="24"/>
            <w:szCs w:val="24"/>
            <w:rPrChange w:id="368" w:author="ESTHER" w:date="2026-01-09T21:57:00Z" w16du:dateUtc="2026-01-09T17:57:00Z">
              <w:rPr/>
            </w:rPrChange>
          </w:rPr>
          <w:t xml:space="preserve"> Male </w:t>
        </w:r>
        <w:r w:rsidRPr="00504A64">
          <w:rPr>
            <w:rFonts w:ascii="Segoe UI Symbol" w:hAnsi="Segoe UI Symbol" w:cs="Segoe UI Symbol"/>
            <w:sz w:val="24"/>
            <w:szCs w:val="24"/>
            <w:rPrChange w:id="369" w:author="ESTHER" w:date="2026-01-09T21:57:00Z" w16du:dateUtc="2026-01-09T17:57:00Z">
              <w:rPr/>
            </w:rPrChange>
          </w:rPr>
          <w:t>☐</w:t>
        </w:r>
        <w:r w:rsidRPr="00504A64">
          <w:rPr>
            <w:rFonts w:ascii="Times New Roman" w:hAnsi="Times New Roman" w:cs="Times New Roman"/>
            <w:sz w:val="24"/>
            <w:szCs w:val="24"/>
            <w:rPrChange w:id="370" w:author="ESTHER" w:date="2026-01-09T21:57:00Z" w16du:dateUtc="2026-01-09T17:57:00Z">
              <w:rPr/>
            </w:rPrChange>
          </w:rPr>
          <w:t xml:space="preserve"> Female </w:t>
        </w:r>
        <w:r w:rsidRPr="00504A64">
          <w:rPr>
            <w:rFonts w:ascii="Segoe UI Symbol" w:hAnsi="Segoe UI Symbol" w:cs="Segoe UI Symbol"/>
            <w:sz w:val="24"/>
            <w:szCs w:val="24"/>
            <w:rPrChange w:id="371" w:author="ESTHER" w:date="2026-01-09T21:57:00Z" w16du:dateUtc="2026-01-09T17:57:00Z">
              <w:rPr/>
            </w:rPrChange>
          </w:rPr>
          <w:t>☐</w:t>
        </w:r>
        <w:r w:rsidRPr="00504A64">
          <w:rPr>
            <w:rFonts w:ascii="Times New Roman" w:hAnsi="Times New Roman" w:cs="Times New Roman"/>
            <w:sz w:val="24"/>
            <w:szCs w:val="24"/>
            <w:rPrChange w:id="372" w:author="ESTHER" w:date="2026-01-09T21:57:00Z" w16du:dateUtc="2026-01-09T17:57:00Z">
              <w:rPr/>
            </w:rPrChange>
          </w:rPr>
          <w:t xml:space="preserve"> Prefer not to say</w:t>
        </w:r>
      </w:ins>
    </w:p>
    <w:p w14:paraId="6F944B62" w14:textId="77777777" w:rsidR="00504A64" w:rsidRPr="00504A64" w:rsidRDefault="00504A64" w:rsidP="00504A64">
      <w:pPr>
        <w:rPr>
          <w:ins w:id="373" w:author="ESTHER" w:date="2026-01-09T21:55:00Z" w16du:dateUtc="2026-01-09T17:55:00Z"/>
          <w:rFonts w:ascii="Times New Roman" w:hAnsi="Times New Roman" w:cs="Times New Roman"/>
          <w:sz w:val="24"/>
          <w:szCs w:val="24"/>
          <w:rPrChange w:id="374" w:author="ESTHER" w:date="2026-01-09T21:57:00Z" w16du:dateUtc="2026-01-09T17:57:00Z">
            <w:rPr>
              <w:ins w:id="375" w:author="ESTHER" w:date="2026-01-09T21:55:00Z" w16du:dateUtc="2026-01-09T17:55:00Z"/>
            </w:rPr>
          </w:rPrChange>
        </w:rPr>
      </w:pPr>
      <w:ins w:id="376" w:author="ESTHER" w:date="2026-01-09T21:55:00Z" w16du:dateUtc="2026-01-09T17:55:00Z">
        <w:r w:rsidRPr="00504A64">
          <w:rPr>
            <w:rFonts w:ascii="Times New Roman" w:hAnsi="Times New Roman" w:cs="Times New Roman"/>
            <w:sz w:val="24"/>
            <w:szCs w:val="24"/>
            <w:rPrChange w:id="377" w:author="ESTHER" w:date="2026-01-09T21:57:00Z" w16du:dateUtc="2026-01-09T17:57:00Z">
              <w:rPr/>
            </w:rPrChange>
          </w:rPr>
          <w:t xml:space="preserve">2. Class level: </w:t>
        </w:r>
        <w:r w:rsidRPr="00504A64">
          <w:rPr>
            <w:rFonts w:ascii="Segoe UI Symbol" w:hAnsi="Segoe UI Symbol" w:cs="Segoe UI Symbol"/>
            <w:sz w:val="24"/>
            <w:szCs w:val="24"/>
            <w:rPrChange w:id="378" w:author="ESTHER" w:date="2026-01-09T21:57:00Z" w16du:dateUtc="2026-01-09T17:57:00Z">
              <w:rPr/>
            </w:rPrChange>
          </w:rPr>
          <w:t>☐</w:t>
        </w:r>
        <w:r w:rsidRPr="00504A64">
          <w:rPr>
            <w:rFonts w:ascii="Times New Roman" w:hAnsi="Times New Roman" w:cs="Times New Roman"/>
            <w:sz w:val="24"/>
            <w:szCs w:val="24"/>
            <w:rPrChange w:id="379" w:author="ESTHER" w:date="2026-01-09T21:57:00Z" w16du:dateUtc="2026-01-09T17:57:00Z">
              <w:rPr/>
            </w:rPrChange>
          </w:rPr>
          <w:t xml:space="preserve"> S4 </w:t>
        </w:r>
        <w:r w:rsidRPr="00504A64">
          <w:rPr>
            <w:rFonts w:ascii="Segoe UI Symbol" w:hAnsi="Segoe UI Symbol" w:cs="Segoe UI Symbol"/>
            <w:sz w:val="24"/>
            <w:szCs w:val="24"/>
            <w:rPrChange w:id="380" w:author="ESTHER" w:date="2026-01-09T21:57:00Z" w16du:dateUtc="2026-01-09T17:57:00Z">
              <w:rPr/>
            </w:rPrChange>
          </w:rPr>
          <w:t>☐</w:t>
        </w:r>
        <w:r w:rsidRPr="00504A64">
          <w:rPr>
            <w:rFonts w:ascii="Times New Roman" w:hAnsi="Times New Roman" w:cs="Times New Roman"/>
            <w:sz w:val="24"/>
            <w:szCs w:val="24"/>
            <w:rPrChange w:id="381" w:author="ESTHER" w:date="2026-01-09T21:57:00Z" w16du:dateUtc="2026-01-09T17:57:00Z">
              <w:rPr/>
            </w:rPrChange>
          </w:rPr>
          <w:t xml:space="preserve"> S5 </w:t>
        </w:r>
        <w:r w:rsidRPr="00504A64">
          <w:rPr>
            <w:rFonts w:ascii="Segoe UI Symbol" w:hAnsi="Segoe UI Symbol" w:cs="Segoe UI Symbol"/>
            <w:sz w:val="24"/>
            <w:szCs w:val="24"/>
            <w:rPrChange w:id="382" w:author="ESTHER" w:date="2026-01-09T21:57:00Z" w16du:dateUtc="2026-01-09T17:57:00Z">
              <w:rPr/>
            </w:rPrChange>
          </w:rPr>
          <w:t>☐</w:t>
        </w:r>
        <w:r w:rsidRPr="00504A64">
          <w:rPr>
            <w:rFonts w:ascii="Times New Roman" w:hAnsi="Times New Roman" w:cs="Times New Roman"/>
            <w:sz w:val="24"/>
            <w:szCs w:val="24"/>
            <w:rPrChange w:id="383" w:author="ESTHER" w:date="2026-01-09T21:57:00Z" w16du:dateUtc="2026-01-09T17:57:00Z">
              <w:rPr/>
            </w:rPrChange>
          </w:rPr>
          <w:t xml:space="preserve"> Other (specify): ________</w:t>
        </w:r>
      </w:ins>
    </w:p>
    <w:p w14:paraId="191C87F4" w14:textId="77777777" w:rsidR="00504A64" w:rsidRDefault="00504A64" w:rsidP="00504A64">
      <w:pPr>
        <w:rPr>
          <w:ins w:id="384" w:author="ESTHER" w:date="2026-01-09T22:42:00Z" w16du:dateUtc="2026-01-09T18:42:00Z"/>
          <w:rFonts w:ascii="Times New Roman" w:hAnsi="Times New Roman" w:cs="Times New Roman"/>
          <w:sz w:val="24"/>
          <w:szCs w:val="24"/>
        </w:rPr>
      </w:pPr>
      <w:ins w:id="385" w:author="ESTHER" w:date="2026-01-09T21:55:00Z" w16du:dateUtc="2026-01-09T17:55:00Z">
        <w:r w:rsidRPr="00504A64">
          <w:rPr>
            <w:rFonts w:ascii="Times New Roman" w:hAnsi="Times New Roman" w:cs="Times New Roman"/>
            <w:sz w:val="24"/>
            <w:szCs w:val="24"/>
            <w:rPrChange w:id="386" w:author="ESTHER" w:date="2026-01-09T21:57:00Z" w16du:dateUtc="2026-01-09T17:57:00Z">
              <w:rPr/>
            </w:rPrChange>
          </w:rPr>
          <w:t xml:space="preserve">4. Age range: </w:t>
        </w:r>
        <w:r w:rsidRPr="00504A64">
          <w:rPr>
            <w:rFonts w:ascii="Segoe UI Symbol" w:hAnsi="Segoe UI Symbol" w:cs="Segoe UI Symbol"/>
            <w:sz w:val="24"/>
            <w:szCs w:val="24"/>
            <w:rPrChange w:id="387" w:author="ESTHER" w:date="2026-01-09T21:57:00Z" w16du:dateUtc="2026-01-09T17:57:00Z">
              <w:rPr/>
            </w:rPrChange>
          </w:rPr>
          <w:t>☐</w:t>
        </w:r>
        <w:r w:rsidRPr="00504A64">
          <w:rPr>
            <w:rFonts w:ascii="Times New Roman" w:hAnsi="Times New Roman" w:cs="Times New Roman"/>
            <w:sz w:val="24"/>
            <w:szCs w:val="24"/>
            <w:rPrChange w:id="388" w:author="ESTHER" w:date="2026-01-09T21:57:00Z" w16du:dateUtc="2026-01-09T17:57:00Z">
              <w:rPr/>
            </w:rPrChange>
          </w:rPr>
          <w:t xml:space="preserve"> 14–15 </w:t>
        </w:r>
        <w:r w:rsidRPr="00504A64">
          <w:rPr>
            <w:rFonts w:ascii="Segoe UI Symbol" w:hAnsi="Segoe UI Symbol" w:cs="Segoe UI Symbol"/>
            <w:sz w:val="24"/>
            <w:szCs w:val="24"/>
            <w:rPrChange w:id="389" w:author="ESTHER" w:date="2026-01-09T21:57:00Z" w16du:dateUtc="2026-01-09T17:57:00Z">
              <w:rPr/>
            </w:rPrChange>
          </w:rPr>
          <w:t>☐</w:t>
        </w:r>
        <w:r w:rsidRPr="00504A64">
          <w:rPr>
            <w:rFonts w:ascii="Times New Roman" w:hAnsi="Times New Roman" w:cs="Times New Roman"/>
            <w:sz w:val="24"/>
            <w:szCs w:val="24"/>
            <w:rPrChange w:id="390" w:author="ESTHER" w:date="2026-01-09T21:57:00Z" w16du:dateUtc="2026-01-09T17:57:00Z">
              <w:rPr/>
            </w:rPrChange>
          </w:rPr>
          <w:t xml:space="preserve"> 16–17 </w:t>
        </w:r>
        <w:r w:rsidRPr="00504A64">
          <w:rPr>
            <w:rFonts w:ascii="Segoe UI Symbol" w:hAnsi="Segoe UI Symbol" w:cs="Segoe UI Symbol"/>
            <w:sz w:val="24"/>
            <w:szCs w:val="24"/>
            <w:rPrChange w:id="391" w:author="ESTHER" w:date="2026-01-09T21:57:00Z" w16du:dateUtc="2026-01-09T17:57:00Z">
              <w:rPr/>
            </w:rPrChange>
          </w:rPr>
          <w:t>☐</w:t>
        </w:r>
        <w:r w:rsidRPr="00504A64">
          <w:rPr>
            <w:rFonts w:ascii="Times New Roman" w:hAnsi="Times New Roman" w:cs="Times New Roman"/>
            <w:sz w:val="24"/>
            <w:szCs w:val="24"/>
            <w:rPrChange w:id="392" w:author="ESTHER" w:date="2026-01-09T21:57:00Z" w16du:dateUtc="2026-01-09T17:57:00Z">
              <w:rPr/>
            </w:rPrChange>
          </w:rPr>
          <w:t xml:space="preserve"> 18+</w:t>
        </w:r>
      </w:ins>
    </w:p>
    <w:p w14:paraId="4CF79199" w14:textId="77777777" w:rsidR="00B24879" w:rsidRPr="00504A64" w:rsidRDefault="00B24879" w:rsidP="00504A64">
      <w:pPr>
        <w:rPr>
          <w:ins w:id="393" w:author="ESTHER" w:date="2026-01-09T21:55:00Z" w16du:dateUtc="2026-01-09T17:55:00Z"/>
          <w:rFonts w:ascii="Times New Roman" w:hAnsi="Times New Roman" w:cs="Times New Roman"/>
          <w:sz w:val="24"/>
          <w:szCs w:val="24"/>
          <w:rPrChange w:id="394" w:author="ESTHER" w:date="2026-01-09T21:57:00Z" w16du:dateUtc="2026-01-09T17:57:00Z">
            <w:rPr>
              <w:ins w:id="395" w:author="ESTHER" w:date="2026-01-09T21:55:00Z" w16du:dateUtc="2026-01-09T17:55:00Z"/>
            </w:rPr>
          </w:rPrChange>
        </w:rPr>
      </w:pPr>
    </w:p>
    <w:p w14:paraId="76984AB1" w14:textId="77777777" w:rsidR="00504A64" w:rsidRPr="00504A64" w:rsidRDefault="00504A64" w:rsidP="00504A64">
      <w:pPr>
        <w:pStyle w:val="Heading2"/>
        <w:rPr>
          <w:ins w:id="396" w:author="ESTHER" w:date="2026-01-09T21:55:00Z" w16du:dateUtc="2026-01-09T17:55:00Z"/>
          <w:rFonts w:ascii="Times New Roman" w:hAnsi="Times New Roman" w:cs="Times New Roman"/>
          <w:color w:val="000000" w:themeColor="text1"/>
          <w:sz w:val="24"/>
          <w:szCs w:val="24"/>
          <w:rPrChange w:id="397" w:author="ESTHER" w:date="2026-01-09T21:57:00Z" w16du:dateUtc="2026-01-09T17:57:00Z">
            <w:rPr>
              <w:ins w:id="398" w:author="ESTHER" w:date="2026-01-09T21:55:00Z" w16du:dateUtc="2026-01-09T17:55:00Z"/>
            </w:rPr>
          </w:rPrChange>
        </w:rPr>
      </w:pPr>
      <w:ins w:id="399" w:author="ESTHER" w:date="2026-01-09T21:55:00Z" w16du:dateUtc="2026-01-09T17:55:00Z">
        <w:r w:rsidRPr="00504A64">
          <w:rPr>
            <w:rFonts w:ascii="Times New Roman" w:hAnsi="Times New Roman" w:cs="Times New Roman"/>
            <w:color w:val="000000" w:themeColor="text1"/>
            <w:sz w:val="24"/>
            <w:szCs w:val="24"/>
            <w:rPrChange w:id="400" w:author="ESTHER" w:date="2026-01-09T21:57:00Z" w16du:dateUtc="2026-01-09T17:57:00Z">
              <w:rPr/>
            </w:rPrChange>
          </w:rPr>
          <w:t>Section B: Teacher–Student Collaboration</w:t>
        </w:r>
      </w:ins>
    </w:p>
    <w:p w14:paraId="4B766B33" w14:textId="77777777" w:rsidR="00504A64" w:rsidRDefault="00504A64" w:rsidP="00504A64">
      <w:pPr>
        <w:rPr>
          <w:ins w:id="401" w:author="ESTHER" w:date="2026-01-09T22:41:00Z" w16du:dateUtc="2026-01-09T18:41:00Z"/>
          <w:rFonts w:ascii="Times New Roman" w:hAnsi="Times New Roman" w:cs="Times New Roman"/>
          <w:sz w:val="24"/>
          <w:szCs w:val="24"/>
        </w:rPr>
      </w:pPr>
      <w:ins w:id="402" w:author="ESTHER" w:date="2026-01-09T21:55:00Z" w16du:dateUtc="2026-01-09T17:55:00Z">
        <w:r w:rsidRPr="00504A64">
          <w:rPr>
            <w:rFonts w:ascii="Times New Roman" w:hAnsi="Times New Roman" w:cs="Times New Roman"/>
            <w:sz w:val="24"/>
            <w:szCs w:val="24"/>
            <w:rPrChange w:id="403" w:author="ESTHER" w:date="2026-01-09T21:57:00Z" w16du:dateUtc="2026-01-09T17:57:00Z">
              <w:rPr/>
            </w:rPrChange>
          </w:rPr>
          <w:t>Scale: 1 = Strongly Disagree | 2 = Disagree | 3 = Neutral | 4 = Agree | 5 = Strongly Agree</w:t>
        </w:r>
      </w:ins>
    </w:p>
    <w:p w14:paraId="6563BE98" w14:textId="0BDF7BF9" w:rsidR="00B24879" w:rsidRPr="00B24879" w:rsidRDefault="00B24879" w:rsidP="00504A64">
      <w:pPr>
        <w:rPr>
          <w:ins w:id="404" w:author="ESTHER" w:date="2026-01-09T21:55:00Z" w16du:dateUtc="2026-01-09T17:55:00Z"/>
          <w:rFonts w:ascii="Times New Roman" w:hAnsi="Times New Roman" w:cs="Times New Roman"/>
          <w:b/>
          <w:bCs/>
          <w:rPrChange w:id="405" w:author="ESTHER" w:date="2026-01-09T22:42:00Z" w16du:dateUtc="2026-01-09T18:42:00Z">
            <w:rPr>
              <w:ins w:id="406" w:author="ESTHER" w:date="2026-01-09T21:55:00Z" w16du:dateUtc="2026-01-09T17:55:00Z"/>
            </w:rPr>
          </w:rPrChange>
        </w:rPr>
      </w:pPr>
      <w:ins w:id="407" w:author="ESTHER" w:date="2026-01-09T22:41:00Z" w16du:dateUtc="2026-01-09T18:41:00Z">
        <w:r>
          <w:rPr>
            <w:rFonts w:ascii="Times New Roman" w:hAnsi="Times New Roman" w:cs="Times New Roman"/>
            <w:sz w:val="24"/>
            <w:szCs w:val="24"/>
          </w:rPr>
          <w:t xml:space="preserve">  </w:t>
        </w:r>
        <w:r w:rsidRPr="00B24879">
          <w:rPr>
            <w:rFonts w:ascii="Times New Roman" w:hAnsi="Times New Roman" w:cs="Times New Roman"/>
            <w:b/>
            <w:bCs/>
            <w:rPrChange w:id="408" w:author="ESTHER" w:date="2026-01-09T22:42:00Z" w16du:dateUtc="2026-01-09T18:42:00Z">
              <w:rPr>
                <w:rFonts w:ascii="Times New Roman" w:hAnsi="Times New Roman" w:cs="Times New Roman"/>
                <w:sz w:val="24"/>
                <w:szCs w:val="24"/>
              </w:rPr>
            </w:rPrChange>
          </w:rPr>
          <w:t xml:space="preserve">(PLEASE </w:t>
        </w:r>
      </w:ins>
      <w:ins w:id="409" w:author="ESTHER" w:date="2026-01-09T22:44:00Z" w16du:dateUtc="2026-01-09T18:44:00Z">
        <w:r w:rsidR="004718F6">
          <w:rPr>
            <w:rFonts w:ascii="Times New Roman" w:hAnsi="Times New Roman" w:cs="Times New Roman"/>
            <w:b/>
            <w:bCs/>
          </w:rPr>
          <w:t>WRITE</w:t>
        </w:r>
      </w:ins>
      <w:ins w:id="410" w:author="ESTHER" w:date="2026-01-09T22:41:00Z" w16du:dateUtc="2026-01-09T18:41:00Z">
        <w:r w:rsidRPr="00B24879">
          <w:rPr>
            <w:rFonts w:ascii="Times New Roman" w:hAnsi="Times New Roman" w:cs="Times New Roman"/>
            <w:b/>
            <w:bCs/>
            <w:rPrChange w:id="411" w:author="ESTHER" w:date="2026-01-09T22:42:00Z" w16du:dateUtc="2026-01-09T18:42:00Z">
              <w:rPr>
                <w:rFonts w:ascii="Times New Roman" w:hAnsi="Times New Roman" w:cs="Times New Roman"/>
                <w:sz w:val="24"/>
                <w:szCs w:val="24"/>
              </w:rPr>
            </w:rPrChange>
          </w:rPr>
          <w:t xml:space="preserve"> THE NUMBER THAT REFLECTS YOUR ANSWER IN THE BOX BELOW)</w:t>
        </w:r>
      </w:ins>
    </w:p>
    <w:p w14:paraId="18FB69F5" w14:textId="33D2E7C0" w:rsidR="00504A64" w:rsidRPr="006A084E" w:rsidRDefault="00504A64" w:rsidP="006A084E">
      <w:pPr>
        <w:pStyle w:val="ListParagraph"/>
        <w:numPr>
          <w:ilvl w:val="0"/>
          <w:numId w:val="7"/>
        </w:numPr>
        <w:rPr>
          <w:ins w:id="412" w:author="ESTHER" w:date="2026-01-09T22:11:00Z" w16du:dateUtc="2026-01-09T18:11:00Z"/>
          <w:rFonts w:ascii="Times New Roman" w:hAnsi="Times New Roman" w:cs="Times New Roman"/>
          <w:sz w:val="24"/>
          <w:szCs w:val="24"/>
          <w:rPrChange w:id="413" w:author="ESTHER" w:date="2026-01-09T22:11:00Z" w16du:dateUtc="2026-01-09T18:11:00Z">
            <w:rPr>
              <w:ins w:id="414" w:author="ESTHER" w:date="2026-01-09T22:11:00Z" w16du:dateUtc="2026-01-09T18:11:00Z"/>
            </w:rPr>
          </w:rPrChange>
        </w:rPr>
        <w:pPrChange w:id="415" w:author="ESTHER" w:date="2026-01-09T22:11:00Z" w16du:dateUtc="2026-01-09T18:11:00Z">
          <w:pPr/>
        </w:pPrChange>
      </w:pPr>
      <w:ins w:id="416" w:author="ESTHER" w:date="2026-01-09T21:55:00Z" w16du:dateUtc="2026-01-09T17:55:00Z">
        <w:r w:rsidRPr="006A084E">
          <w:rPr>
            <w:rFonts w:ascii="Times New Roman" w:hAnsi="Times New Roman" w:cs="Times New Roman"/>
            <w:sz w:val="24"/>
            <w:szCs w:val="24"/>
            <w:rPrChange w:id="417" w:author="ESTHER" w:date="2026-01-09T22:11:00Z" w16du:dateUtc="2026-01-09T18:11:00Z">
              <w:rPr/>
            </w:rPrChange>
          </w:rPr>
          <w:t>My teachers involve students in planning learning activities.</w:t>
        </w:r>
      </w:ins>
      <w:ins w:id="418" w:author="ESTHER" w:date="2026-01-09T22:07:00Z" w16du:dateUtc="2026-01-09T18:07:00Z">
        <w:r w:rsidR="006A084E" w:rsidRPr="006A084E">
          <w:rPr>
            <w:rFonts w:ascii="Times New Roman" w:hAnsi="Times New Roman" w:cs="Times New Roman"/>
            <w:sz w:val="24"/>
            <w:szCs w:val="24"/>
            <w:rPrChange w:id="419" w:author="ESTHER" w:date="2026-01-09T22:11:00Z" w16du:dateUtc="2026-01-09T18:11:00Z">
              <w:rPr/>
            </w:rPrChange>
          </w:rPr>
          <w:t xml:space="preserve"> </w:t>
        </w:r>
      </w:ins>
    </w:p>
    <w:p w14:paraId="4895BF26" w14:textId="7A73B626" w:rsidR="006A084E" w:rsidRDefault="004718F6" w:rsidP="006A084E">
      <w:pPr>
        <w:pStyle w:val="ListParagraph"/>
        <w:ind w:left="360"/>
        <w:rPr>
          <w:ins w:id="420" w:author="ESTHER" w:date="2026-01-09T22:14:00Z" w16du:dateUtc="2026-01-09T18:14:00Z"/>
          <w:rFonts w:ascii="Times New Roman" w:hAnsi="Times New Roman" w:cs="Times New Roman"/>
          <w:sz w:val="24"/>
          <w:szCs w:val="24"/>
        </w:rPr>
      </w:pPr>
      <w:ins w:id="421" w:author="ESTHER" w:date="2026-01-09T22:44:00Z" w16du:dateUtc="2026-01-09T18:44: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7C89B329" wp14:editId="70B79E54">
                  <wp:simplePos x="0" y="0"/>
                  <wp:positionH relativeFrom="column">
                    <wp:posOffset>257175</wp:posOffset>
                  </wp:positionH>
                  <wp:positionV relativeFrom="paragraph">
                    <wp:posOffset>64770</wp:posOffset>
                  </wp:positionV>
                  <wp:extent cx="485775" cy="228600"/>
                  <wp:effectExtent l="0" t="0" r="28575" b="19050"/>
                  <wp:wrapNone/>
                  <wp:docPr id="1020655241"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52725" id="Rectangle 3" o:spid="_x0000_s1026" style="position:absolute;margin-left:20.25pt;margin-top:5.1pt;width:38.2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" fillcolor="white [3212]" strokecolor="#09101d [484]" strokeweight="1pt"/>
              </w:pict>
            </mc:Fallback>
          </mc:AlternateContent>
        </w:r>
      </w:ins>
    </w:p>
    <w:p w14:paraId="5BEDD36B" w14:textId="6A7BDF9B" w:rsidR="006A084E" w:rsidRDefault="006A084E" w:rsidP="006A084E">
      <w:pPr>
        <w:pStyle w:val="ListParagraph"/>
        <w:ind w:left="360"/>
        <w:rPr>
          <w:ins w:id="422" w:author="ESTHER" w:date="2026-01-09T22:14:00Z" w16du:dateUtc="2026-01-09T18:14:00Z"/>
          <w:rFonts w:ascii="Times New Roman" w:hAnsi="Times New Roman" w:cs="Times New Roman"/>
          <w:sz w:val="24"/>
          <w:szCs w:val="24"/>
        </w:rPr>
      </w:pPr>
      <w:ins w:id="423" w:author="ESTHER" w:date="2026-01-09T22:14:00Z" w16du:dateUtc="2026-01-09T18:14:00Z">
        <w:r>
          <w:rPr>
            <w:rFonts w:ascii="Times New Roman" w:hAnsi="Times New Roman" w:cs="Times New Roman"/>
            <w:sz w:val="24"/>
            <w:szCs w:val="24"/>
          </w:rPr>
          <w:t xml:space="preserve"> </w:t>
        </w:r>
      </w:ins>
    </w:p>
    <w:p w14:paraId="53A6D0B7" w14:textId="142937FB" w:rsidR="006A084E" w:rsidRPr="00D024F4" w:rsidRDefault="006A084E" w:rsidP="006A084E">
      <w:pPr>
        <w:pStyle w:val="ListParagraph"/>
        <w:ind w:left="360"/>
        <w:rPr>
          <w:ins w:id="424" w:author="ESTHER" w:date="2026-01-09T22:14:00Z" w16du:dateUtc="2026-01-09T18:14:00Z"/>
          <w:rFonts w:ascii="Times New Roman" w:hAnsi="Times New Roman" w:cs="Times New Roman"/>
          <w:rPrChange w:id="425" w:author="ESTHER" w:date="2026-01-09T22:46:00Z" w16du:dateUtc="2026-01-09T18:46:00Z">
            <w:rPr>
              <w:ins w:id="426" w:author="ESTHER" w:date="2026-01-09T22:14:00Z" w16du:dateUtc="2026-01-09T18:14:00Z"/>
              <w:rFonts w:ascii="Times New Roman" w:hAnsi="Times New Roman" w:cs="Times New Roman"/>
              <w:sz w:val="24"/>
              <w:szCs w:val="24"/>
            </w:rPr>
          </w:rPrChange>
        </w:rPr>
      </w:pPr>
      <w:ins w:id="427" w:author="ESTHER" w:date="2026-01-09T22:14:00Z" w16du:dateUtc="2026-01-09T18:14:00Z">
        <w:r w:rsidRPr="00D024F4">
          <w:rPr>
            <w:rFonts w:ascii="Times New Roman" w:hAnsi="Times New Roman" w:cs="Times New Roman"/>
            <w:rPrChange w:id="428" w:author="ESTHER" w:date="2026-01-09T22:46:00Z" w16du:dateUtc="2026-01-09T18:46:00Z">
              <w:rPr>
                <w:rFonts w:ascii="Times New Roman" w:hAnsi="Times New Roman" w:cs="Times New Roman"/>
                <w:sz w:val="24"/>
                <w:szCs w:val="24"/>
              </w:rPr>
            </w:rPrChange>
          </w:rPr>
          <w:t>EXPLAIN</w:t>
        </w:r>
      </w:ins>
      <w:ins w:id="429" w:author="ESTHER" w:date="2026-01-09T22:46:00Z" w16du:dateUtc="2026-01-09T18:46:00Z">
        <w:r w:rsidR="00D024F4" w:rsidRPr="00D024F4">
          <w:rPr>
            <w:rFonts w:ascii="Times New Roman" w:hAnsi="Times New Roman" w:cs="Times New Roman"/>
            <w:rPrChange w:id="430" w:author="ESTHER" w:date="2026-01-09T22:46:00Z" w16du:dateUtc="2026-01-09T18:46:00Z">
              <w:rPr>
                <w:rFonts w:ascii="Times New Roman" w:hAnsi="Times New Roman" w:cs="Times New Roman"/>
                <w:sz w:val="24"/>
                <w:szCs w:val="24"/>
              </w:rPr>
            </w:rPrChange>
          </w:rPr>
          <w:t xml:space="preserve"> THE CHOICE OF YOUR ANSWER</w:t>
        </w:r>
      </w:ins>
    </w:p>
    <w:p w14:paraId="07CC64BC" w14:textId="7E0D8522" w:rsidR="006A084E" w:rsidRDefault="006A084E" w:rsidP="006A084E">
      <w:pPr>
        <w:pStyle w:val="ListParagraph"/>
        <w:ind w:left="360"/>
        <w:rPr>
          <w:ins w:id="431" w:author="ESTHER" w:date="2026-01-09T22:14:00Z" w16du:dateUtc="2026-01-09T18:14:00Z"/>
          <w:rFonts w:ascii="Times New Roman" w:hAnsi="Times New Roman" w:cs="Times New Roman"/>
          <w:sz w:val="24"/>
          <w:szCs w:val="24"/>
        </w:rPr>
      </w:pPr>
      <w:ins w:id="432" w:author="ESTHER" w:date="2026-01-09T22:14:00Z" w16du:dateUtc="2026-01-09T18:14:00Z">
        <w:r>
          <w:rPr>
            <w:rFonts w:ascii="Times New Roman" w:hAnsi="Times New Roman" w:cs="Times New Roman"/>
            <w:sz w:val="24"/>
            <w:szCs w:val="24"/>
          </w:rPr>
          <w:t>______________________________________________________</w:t>
        </w:r>
        <w:r>
          <w:rPr>
            <w:rFonts w:ascii="Times New Roman" w:hAnsi="Times New Roman" w:cs="Times New Roman"/>
            <w:sz w:val="24"/>
            <w:szCs w:val="24"/>
          </w:rPr>
          <w:br/>
          <w:t>________________________________________________________</w:t>
        </w:r>
      </w:ins>
    </w:p>
    <w:p w14:paraId="7B101938" w14:textId="5DB4B1A6" w:rsidR="006A084E" w:rsidRDefault="006A084E" w:rsidP="006A084E">
      <w:pPr>
        <w:pStyle w:val="ListParagraph"/>
        <w:ind w:left="360"/>
        <w:rPr>
          <w:ins w:id="433" w:author="ESTHER" w:date="2026-01-09T22:17:00Z" w16du:dateUtc="2026-01-09T18:17:00Z"/>
          <w:rFonts w:ascii="Times New Roman" w:hAnsi="Times New Roman" w:cs="Times New Roman"/>
          <w:sz w:val="24"/>
          <w:szCs w:val="24"/>
        </w:rPr>
      </w:pPr>
      <w:ins w:id="434" w:author="ESTHER" w:date="2026-01-09T22:14:00Z" w16du:dateUtc="2026-01-09T18:14:00Z">
        <w:r>
          <w:rPr>
            <w:rFonts w:ascii="Times New Roman" w:hAnsi="Times New Roman" w:cs="Times New Roman"/>
            <w:sz w:val="24"/>
            <w:szCs w:val="24"/>
          </w:rPr>
          <w:t>__________________________________________________________</w:t>
        </w:r>
      </w:ins>
    </w:p>
    <w:p w14:paraId="666612CD" w14:textId="77777777" w:rsidR="00F246AB" w:rsidRPr="006A084E" w:rsidRDefault="00F246AB" w:rsidP="006A084E">
      <w:pPr>
        <w:pStyle w:val="ListParagraph"/>
        <w:ind w:left="360"/>
        <w:rPr>
          <w:ins w:id="435" w:author="ESTHER" w:date="2026-01-09T21:55:00Z" w16du:dateUtc="2026-01-09T17:55:00Z"/>
          <w:rFonts w:ascii="Times New Roman" w:hAnsi="Times New Roman" w:cs="Times New Roman"/>
          <w:sz w:val="24"/>
          <w:szCs w:val="24"/>
          <w:rPrChange w:id="436" w:author="ESTHER" w:date="2026-01-09T22:11:00Z" w16du:dateUtc="2026-01-09T18:11:00Z">
            <w:rPr>
              <w:ins w:id="437" w:author="ESTHER" w:date="2026-01-09T21:55:00Z" w16du:dateUtc="2026-01-09T17:55:00Z"/>
            </w:rPr>
          </w:rPrChange>
        </w:rPr>
        <w:pPrChange w:id="438" w:author="ESTHER" w:date="2026-01-09T22:11:00Z" w16du:dateUtc="2026-01-09T18:11:00Z">
          <w:pPr/>
        </w:pPrChange>
      </w:pPr>
    </w:p>
    <w:p w14:paraId="001C9B19" w14:textId="2E58B3E5" w:rsidR="00504A64" w:rsidRPr="006A084E" w:rsidRDefault="00504A64" w:rsidP="006A084E">
      <w:pPr>
        <w:pStyle w:val="ListParagraph"/>
        <w:numPr>
          <w:ilvl w:val="0"/>
          <w:numId w:val="7"/>
        </w:numPr>
        <w:rPr>
          <w:ins w:id="439" w:author="ESTHER" w:date="2026-01-09T22:14:00Z" w16du:dateUtc="2026-01-09T18:14:00Z"/>
          <w:rFonts w:ascii="Times New Roman" w:hAnsi="Times New Roman" w:cs="Times New Roman"/>
          <w:sz w:val="24"/>
          <w:szCs w:val="24"/>
          <w:rPrChange w:id="440" w:author="ESTHER" w:date="2026-01-09T22:14:00Z" w16du:dateUtc="2026-01-09T18:14:00Z">
            <w:rPr>
              <w:ins w:id="441" w:author="ESTHER" w:date="2026-01-09T22:14:00Z" w16du:dateUtc="2026-01-09T18:14:00Z"/>
            </w:rPr>
          </w:rPrChange>
        </w:rPr>
        <w:pPrChange w:id="442" w:author="ESTHER" w:date="2026-01-09T22:14:00Z" w16du:dateUtc="2026-01-09T18:14:00Z">
          <w:pPr/>
        </w:pPrChange>
      </w:pPr>
      <w:ins w:id="443" w:author="ESTHER" w:date="2026-01-09T21:55:00Z" w16du:dateUtc="2026-01-09T17:55:00Z">
        <w:r w:rsidRPr="006A084E">
          <w:rPr>
            <w:rFonts w:ascii="Times New Roman" w:hAnsi="Times New Roman" w:cs="Times New Roman"/>
            <w:sz w:val="24"/>
            <w:szCs w:val="24"/>
            <w:rPrChange w:id="444" w:author="ESTHER" w:date="2026-01-09T22:14:00Z" w16du:dateUtc="2026-01-09T18:14:00Z">
              <w:rPr/>
            </w:rPrChange>
          </w:rPr>
          <w:t>I am encouraged to share my opinions during lessons.</w:t>
        </w:r>
      </w:ins>
    </w:p>
    <w:p w14:paraId="571DD3F1" w14:textId="36F318CB" w:rsidR="006A084E" w:rsidRDefault="00D024F4" w:rsidP="006A084E">
      <w:pPr>
        <w:pStyle w:val="ListParagraph"/>
        <w:ind w:left="360"/>
        <w:rPr>
          <w:ins w:id="445" w:author="ESTHER" w:date="2026-01-09T22:15:00Z" w16du:dateUtc="2026-01-09T18:15:00Z"/>
          <w:rFonts w:ascii="Times New Roman" w:hAnsi="Times New Roman" w:cs="Times New Roman"/>
          <w:sz w:val="24"/>
          <w:szCs w:val="24"/>
        </w:rPr>
      </w:pPr>
      <w:ins w:id="446" w:author="ESTHER" w:date="2026-01-09T22:49:00Z" w16du:dateUtc="2026-01-09T18:49: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14:anchorId="270AE9E1" wp14:editId="7B5F783A">
                  <wp:simplePos x="0" y="0"/>
                  <wp:positionH relativeFrom="column">
                    <wp:posOffset>266700</wp:posOffset>
                  </wp:positionH>
                  <wp:positionV relativeFrom="paragraph">
                    <wp:posOffset>76200</wp:posOffset>
                  </wp:positionV>
                  <wp:extent cx="485775" cy="228600"/>
                  <wp:effectExtent l="0" t="0" r="28575" b="19050"/>
                  <wp:wrapNone/>
                  <wp:docPr id="2063733053"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329F9" id="Rectangle 3" o:spid="_x0000_s1026" style="position:absolute;margin-left:21pt;margin-top:6pt;width:38.2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" fillcolor="white [3212]" strokecolor="#09101d [484]" strokeweight="1pt"/>
              </w:pict>
            </mc:Fallback>
          </mc:AlternateContent>
        </w:r>
      </w:ins>
    </w:p>
    <w:p w14:paraId="2CC89812" w14:textId="77777777" w:rsidR="006A084E" w:rsidRDefault="006A084E" w:rsidP="006A084E">
      <w:pPr>
        <w:pStyle w:val="ListParagraph"/>
        <w:ind w:left="360"/>
        <w:rPr>
          <w:ins w:id="447" w:author="ESTHER" w:date="2026-01-09T22:15:00Z" w16du:dateUtc="2026-01-09T18:15:00Z"/>
          <w:rFonts w:ascii="Times New Roman" w:hAnsi="Times New Roman" w:cs="Times New Roman"/>
          <w:sz w:val="24"/>
          <w:szCs w:val="24"/>
        </w:rPr>
      </w:pPr>
    </w:p>
    <w:p w14:paraId="7E9BF407" w14:textId="3A528D81" w:rsidR="006A084E" w:rsidRPr="00D024F4" w:rsidRDefault="006A084E" w:rsidP="006A084E">
      <w:pPr>
        <w:pStyle w:val="ListParagraph"/>
        <w:ind w:left="360"/>
        <w:rPr>
          <w:ins w:id="448" w:author="ESTHER" w:date="2026-01-09T22:15:00Z" w16du:dateUtc="2026-01-09T18:15:00Z"/>
          <w:rFonts w:ascii="Times New Roman" w:hAnsi="Times New Roman" w:cs="Times New Roman"/>
          <w:rPrChange w:id="449" w:author="ESTHER" w:date="2026-01-09T22:46:00Z" w16du:dateUtc="2026-01-09T18:46:00Z">
            <w:rPr>
              <w:ins w:id="450" w:author="ESTHER" w:date="2026-01-09T22:15:00Z" w16du:dateUtc="2026-01-09T18:15:00Z"/>
              <w:rFonts w:ascii="Times New Roman" w:hAnsi="Times New Roman" w:cs="Times New Roman"/>
              <w:sz w:val="24"/>
              <w:szCs w:val="24"/>
            </w:rPr>
          </w:rPrChange>
        </w:rPr>
      </w:pPr>
      <w:ins w:id="451" w:author="ESTHER" w:date="2026-01-09T22:15:00Z" w16du:dateUtc="2026-01-09T18:15:00Z">
        <w:r w:rsidRPr="00D024F4">
          <w:rPr>
            <w:rFonts w:ascii="Times New Roman" w:hAnsi="Times New Roman" w:cs="Times New Roman"/>
            <w:rPrChange w:id="452" w:author="ESTHER" w:date="2026-01-09T22:46:00Z" w16du:dateUtc="2026-01-09T18:46:00Z">
              <w:rPr>
                <w:rFonts w:ascii="Times New Roman" w:hAnsi="Times New Roman" w:cs="Times New Roman"/>
                <w:sz w:val="24"/>
                <w:szCs w:val="24"/>
              </w:rPr>
            </w:rPrChange>
          </w:rPr>
          <w:t>E</w:t>
        </w:r>
        <w:r w:rsidR="003E7CAD" w:rsidRPr="00D024F4">
          <w:rPr>
            <w:rFonts w:ascii="Times New Roman" w:hAnsi="Times New Roman" w:cs="Times New Roman"/>
            <w:rPrChange w:id="453" w:author="ESTHER" w:date="2026-01-09T22:46:00Z" w16du:dateUtc="2026-01-09T18:46:00Z">
              <w:rPr>
                <w:rFonts w:ascii="Times New Roman" w:hAnsi="Times New Roman" w:cs="Times New Roman"/>
                <w:sz w:val="24"/>
                <w:szCs w:val="24"/>
              </w:rPr>
            </w:rPrChange>
          </w:rPr>
          <w:t>XPLAIN HOW</w:t>
        </w:r>
      </w:ins>
    </w:p>
    <w:p w14:paraId="1D45A476" w14:textId="0A370138" w:rsidR="003E7CAD" w:rsidRDefault="003E7CAD" w:rsidP="006A084E">
      <w:pPr>
        <w:pStyle w:val="ListParagraph"/>
        <w:ind w:left="360"/>
        <w:rPr>
          <w:ins w:id="454" w:author="ESTHER" w:date="2026-01-09T22:15:00Z" w16du:dateUtc="2026-01-09T18:15:00Z"/>
          <w:rFonts w:ascii="Times New Roman" w:hAnsi="Times New Roman" w:cs="Times New Roman"/>
          <w:sz w:val="24"/>
          <w:szCs w:val="24"/>
        </w:rPr>
      </w:pPr>
      <w:ins w:id="455" w:author="ESTHER" w:date="2026-01-09T22:15:00Z" w16du:dateUtc="2026-01-09T18:15:00Z">
        <w:r>
          <w:rPr>
            <w:rFonts w:ascii="Times New Roman" w:hAnsi="Times New Roman" w:cs="Times New Roman"/>
            <w:sz w:val="24"/>
            <w:szCs w:val="24"/>
          </w:rPr>
          <w:t>_________________________________________________________</w:t>
        </w:r>
      </w:ins>
    </w:p>
    <w:p w14:paraId="31996A9F" w14:textId="3EA2814E" w:rsidR="003E7CAD" w:rsidRDefault="003E7CAD" w:rsidP="006A084E">
      <w:pPr>
        <w:pStyle w:val="ListParagraph"/>
        <w:ind w:left="360"/>
        <w:rPr>
          <w:ins w:id="456" w:author="ESTHER" w:date="2026-01-09T22:15:00Z" w16du:dateUtc="2026-01-09T18:15:00Z"/>
          <w:rFonts w:ascii="Times New Roman" w:hAnsi="Times New Roman" w:cs="Times New Roman"/>
          <w:sz w:val="24"/>
          <w:szCs w:val="24"/>
        </w:rPr>
      </w:pPr>
      <w:ins w:id="457" w:author="ESTHER" w:date="2026-01-09T22:15:00Z" w16du:dateUtc="2026-01-09T18:15:00Z">
        <w:r>
          <w:rPr>
            <w:rFonts w:ascii="Times New Roman" w:hAnsi="Times New Roman" w:cs="Times New Roman"/>
            <w:sz w:val="24"/>
            <w:szCs w:val="24"/>
          </w:rPr>
          <w:t>__________________________________________________________</w:t>
        </w:r>
      </w:ins>
    </w:p>
    <w:p w14:paraId="0BF72E29" w14:textId="7E68858C" w:rsidR="003E7CAD" w:rsidRDefault="003E7CAD" w:rsidP="006A084E">
      <w:pPr>
        <w:pStyle w:val="ListParagraph"/>
        <w:ind w:left="360"/>
        <w:rPr>
          <w:ins w:id="458" w:author="ESTHER" w:date="2026-01-09T22:17:00Z" w16du:dateUtc="2026-01-09T18:17:00Z"/>
          <w:rFonts w:ascii="Times New Roman" w:hAnsi="Times New Roman" w:cs="Times New Roman"/>
          <w:sz w:val="24"/>
          <w:szCs w:val="24"/>
        </w:rPr>
      </w:pPr>
      <w:ins w:id="459" w:author="ESTHER" w:date="2026-01-09T22:15:00Z" w16du:dateUtc="2026-01-09T18:15:00Z">
        <w:r>
          <w:rPr>
            <w:rFonts w:ascii="Times New Roman" w:hAnsi="Times New Roman" w:cs="Times New Roman"/>
            <w:sz w:val="24"/>
            <w:szCs w:val="24"/>
          </w:rPr>
          <w:t>____________________________________________________________</w:t>
        </w:r>
      </w:ins>
    </w:p>
    <w:p w14:paraId="230F0F12" w14:textId="77777777" w:rsidR="00F246AB" w:rsidRPr="006A084E" w:rsidRDefault="00F246AB" w:rsidP="006A084E">
      <w:pPr>
        <w:pStyle w:val="ListParagraph"/>
        <w:ind w:left="360"/>
        <w:rPr>
          <w:ins w:id="460" w:author="ESTHER" w:date="2026-01-09T21:55:00Z" w16du:dateUtc="2026-01-09T17:55:00Z"/>
          <w:rFonts w:ascii="Times New Roman" w:hAnsi="Times New Roman" w:cs="Times New Roman"/>
          <w:sz w:val="24"/>
          <w:szCs w:val="24"/>
          <w:rPrChange w:id="461" w:author="ESTHER" w:date="2026-01-09T22:14:00Z" w16du:dateUtc="2026-01-09T18:14:00Z">
            <w:rPr>
              <w:ins w:id="462" w:author="ESTHER" w:date="2026-01-09T21:55:00Z" w16du:dateUtc="2026-01-09T17:55:00Z"/>
            </w:rPr>
          </w:rPrChange>
        </w:rPr>
        <w:pPrChange w:id="463" w:author="ESTHER" w:date="2026-01-09T22:14:00Z" w16du:dateUtc="2026-01-09T18:14:00Z">
          <w:pPr/>
        </w:pPrChange>
      </w:pPr>
    </w:p>
    <w:p w14:paraId="6476BF4F" w14:textId="50B732C0" w:rsidR="00504A64" w:rsidRPr="00F246AB" w:rsidRDefault="00504A64" w:rsidP="00F246AB">
      <w:pPr>
        <w:pStyle w:val="ListParagraph"/>
        <w:numPr>
          <w:ilvl w:val="0"/>
          <w:numId w:val="7"/>
        </w:numPr>
        <w:rPr>
          <w:ins w:id="464" w:author="ESTHER" w:date="2026-01-09T22:16:00Z" w16du:dateUtc="2026-01-09T18:16:00Z"/>
          <w:rFonts w:ascii="Times New Roman" w:hAnsi="Times New Roman" w:cs="Times New Roman"/>
          <w:sz w:val="24"/>
          <w:szCs w:val="24"/>
          <w:rPrChange w:id="465" w:author="ESTHER" w:date="2026-01-09T22:16:00Z" w16du:dateUtc="2026-01-09T18:16:00Z">
            <w:rPr>
              <w:ins w:id="466" w:author="ESTHER" w:date="2026-01-09T22:16:00Z" w16du:dateUtc="2026-01-09T18:16:00Z"/>
            </w:rPr>
          </w:rPrChange>
        </w:rPr>
        <w:pPrChange w:id="467" w:author="ESTHER" w:date="2026-01-09T22:16:00Z" w16du:dateUtc="2026-01-09T18:16:00Z">
          <w:pPr/>
        </w:pPrChange>
      </w:pPr>
      <w:ins w:id="468" w:author="ESTHER" w:date="2026-01-09T21:55:00Z" w16du:dateUtc="2026-01-09T17:55:00Z">
        <w:r w:rsidRPr="00F246AB">
          <w:rPr>
            <w:rFonts w:ascii="Times New Roman" w:hAnsi="Times New Roman" w:cs="Times New Roman"/>
            <w:sz w:val="24"/>
            <w:szCs w:val="24"/>
            <w:rPrChange w:id="469" w:author="ESTHER" w:date="2026-01-09T22:16:00Z" w16du:dateUtc="2026-01-09T18:16:00Z">
              <w:rPr/>
            </w:rPrChange>
          </w:rPr>
          <w:t>Teachers allow students to work collaboratively in class.</w:t>
        </w:r>
      </w:ins>
    </w:p>
    <w:p w14:paraId="5CA568ED" w14:textId="63CA43D4" w:rsidR="00F246AB" w:rsidRDefault="00D024F4" w:rsidP="00F246AB">
      <w:pPr>
        <w:pStyle w:val="ListParagraph"/>
        <w:ind w:left="360"/>
        <w:rPr>
          <w:ins w:id="470" w:author="ESTHER" w:date="2026-01-09T22:46:00Z" w16du:dateUtc="2026-01-09T18:46:00Z"/>
          <w:rFonts w:ascii="Times New Roman" w:hAnsi="Times New Roman" w:cs="Times New Roman"/>
          <w:sz w:val="24"/>
          <w:szCs w:val="24"/>
        </w:rPr>
      </w:pPr>
      <w:ins w:id="471" w:author="ESTHER" w:date="2026-01-09T22:49:00Z" w16du:dateUtc="2026-01-09T18:49: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3360" behindDoc="0" locked="0" layoutInCell="1" allowOverlap="1" wp14:anchorId="61991566" wp14:editId="2A8F7AE8">
                  <wp:simplePos x="0" y="0"/>
                  <wp:positionH relativeFrom="column">
                    <wp:posOffset>247650</wp:posOffset>
                  </wp:positionH>
                  <wp:positionV relativeFrom="paragraph">
                    <wp:posOffset>56515</wp:posOffset>
                  </wp:positionV>
                  <wp:extent cx="485775" cy="228600"/>
                  <wp:effectExtent l="0" t="0" r="28575" b="19050"/>
                  <wp:wrapNone/>
                  <wp:docPr id="651316784"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4FE34" id="Rectangle 3" o:spid="_x0000_s1026" style="position:absolute;margin-left:19.5pt;margin-top:4.45pt;width:38.2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" fillcolor="white [3212]" strokecolor="#09101d [484]" strokeweight="1pt"/>
              </w:pict>
            </mc:Fallback>
          </mc:AlternateContent>
        </w:r>
      </w:ins>
    </w:p>
    <w:p w14:paraId="52855A63" w14:textId="77777777" w:rsidR="00D024F4" w:rsidRDefault="00D024F4" w:rsidP="00F246AB">
      <w:pPr>
        <w:pStyle w:val="ListParagraph"/>
        <w:ind w:left="360"/>
        <w:rPr>
          <w:ins w:id="472" w:author="ESTHER" w:date="2026-01-09T22:16:00Z" w16du:dateUtc="2026-01-09T18:16:00Z"/>
          <w:rFonts w:ascii="Times New Roman" w:hAnsi="Times New Roman" w:cs="Times New Roman"/>
          <w:sz w:val="24"/>
          <w:szCs w:val="24"/>
        </w:rPr>
      </w:pPr>
    </w:p>
    <w:p w14:paraId="6C9CD181" w14:textId="2B0F217A" w:rsidR="00F246AB" w:rsidRPr="00D024F4" w:rsidRDefault="00F246AB" w:rsidP="00F246AB">
      <w:pPr>
        <w:pStyle w:val="ListParagraph"/>
        <w:ind w:left="360"/>
        <w:rPr>
          <w:ins w:id="473" w:author="ESTHER" w:date="2026-01-09T22:16:00Z" w16du:dateUtc="2026-01-09T18:16:00Z"/>
          <w:rFonts w:ascii="Times New Roman" w:hAnsi="Times New Roman" w:cs="Times New Roman"/>
          <w:rPrChange w:id="474" w:author="ESTHER" w:date="2026-01-09T22:47:00Z" w16du:dateUtc="2026-01-09T18:47:00Z">
            <w:rPr>
              <w:ins w:id="475" w:author="ESTHER" w:date="2026-01-09T22:16:00Z" w16du:dateUtc="2026-01-09T18:16:00Z"/>
              <w:rFonts w:ascii="Times New Roman" w:hAnsi="Times New Roman" w:cs="Times New Roman"/>
              <w:sz w:val="24"/>
              <w:szCs w:val="24"/>
            </w:rPr>
          </w:rPrChange>
        </w:rPr>
      </w:pPr>
      <w:ins w:id="476" w:author="ESTHER" w:date="2026-01-09T22:16:00Z" w16du:dateUtc="2026-01-09T18:16:00Z">
        <w:r w:rsidRPr="00D024F4">
          <w:rPr>
            <w:rFonts w:ascii="Times New Roman" w:hAnsi="Times New Roman" w:cs="Times New Roman"/>
            <w:rPrChange w:id="477" w:author="ESTHER" w:date="2026-01-09T22:47:00Z" w16du:dateUtc="2026-01-09T18:47:00Z">
              <w:rPr>
                <w:rFonts w:ascii="Times New Roman" w:hAnsi="Times New Roman" w:cs="Times New Roman"/>
                <w:sz w:val="24"/>
                <w:szCs w:val="24"/>
              </w:rPr>
            </w:rPrChange>
          </w:rPr>
          <w:t>EXPLAIN</w:t>
        </w:r>
      </w:ins>
    </w:p>
    <w:p w14:paraId="6FEA94A6" w14:textId="7558D7CD" w:rsidR="00F246AB" w:rsidRDefault="00F246AB" w:rsidP="00F246AB">
      <w:pPr>
        <w:pStyle w:val="ListParagraph"/>
        <w:ind w:left="360"/>
        <w:rPr>
          <w:ins w:id="478" w:author="ESTHER" w:date="2026-01-09T22:16:00Z" w16du:dateUtc="2026-01-09T18:16:00Z"/>
          <w:rFonts w:ascii="Times New Roman" w:hAnsi="Times New Roman" w:cs="Times New Roman"/>
          <w:sz w:val="24"/>
          <w:szCs w:val="24"/>
        </w:rPr>
      </w:pPr>
      <w:ins w:id="479" w:author="ESTHER" w:date="2026-01-09T22:16:00Z" w16du:dateUtc="2026-01-09T18:16:00Z">
        <w:r>
          <w:rPr>
            <w:rFonts w:ascii="Times New Roman" w:hAnsi="Times New Roman" w:cs="Times New Roman"/>
            <w:sz w:val="24"/>
            <w:szCs w:val="24"/>
          </w:rPr>
          <w:t>_________________________________________________________________</w:t>
        </w:r>
      </w:ins>
    </w:p>
    <w:p w14:paraId="73795225" w14:textId="51466197" w:rsidR="00F246AB" w:rsidRDefault="00F246AB" w:rsidP="00F246AB">
      <w:pPr>
        <w:pStyle w:val="ListParagraph"/>
        <w:ind w:left="360"/>
        <w:rPr>
          <w:ins w:id="480" w:author="ESTHER" w:date="2026-01-09T22:16:00Z" w16du:dateUtc="2026-01-09T18:16:00Z"/>
          <w:rFonts w:ascii="Times New Roman" w:hAnsi="Times New Roman" w:cs="Times New Roman"/>
          <w:sz w:val="24"/>
          <w:szCs w:val="24"/>
        </w:rPr>
      </w:pPr>
      <w:ins w:id="481" w:author="ESTHER" w:date="2026-01-09T22:16:00Z" w16du:dateUtc="2026-01-09T18:16:00Z">
        <w:r>
          <w:rPr>
            <w:rFonts w:ascii="Times New Roman" w:hAnsi="Times New Roman" w:cs="Times New Roman"/>
            <w:sz w:val="24"/>
            <w:szCs w:val="24"/>
          </w:rPr>
          <w:t>______________________________________________________________________</w:t>
        </w:r>
      </w:ins>
    </w:p>
    <w:p w14:paraId="34DE017B" w14:textId="7D600B10" w:rsidR="00F246AB" w:rsidRDefault="00F246AB" w:rsidP="00F246AB">
      <w:pPr>
        <w:pStyle w:val="ListParagraph"/>
        <w:ind w:left="360"/>
        <w:rPr>
          <w:ins w:id="482" w:author="ESTHER" w:date="2026-01-09T22:18:00Z" w16du:dateUtc="2026-01-09T18:18:00Z"/>
          <w:rFonts w:ascii="Times New Roman" w:hAnsi="Times New Roman" w:cs="Times New Roman"/>
          <w:sz w:val="24"/>
          <w:szCs w:val="24"/>
        </w:rPr>
      </w:pPr>
      <w:ins w:id="483" w:author="ESTHER" w:date="2026-01-09T22:16:00Z" w16du:dateUtc="2026-01-09T18:16:00Z">
        <w:r>
          <w:rPr>
            <w:rFonts w:ascii="Times New Roman" w:hAnsi="Times New Roman" w:cs="Times New Roman"/>
            <w:sz w:val="24"/>
            <w:szCs w:val="24"/>
          </w:rPr>
          <w:lastRenderedPageBreak/>
          <w:t>_________________________</w:t>
        </w:r>
      </w:ins>
      <w:ins w:id="484" w:author="ESTHER" w:date="2026-01-09T22:17:00Z" w16du:dateUtc="2026-01-09T18:17:00Z">
        <w:r>
          <w:rPr>
            <w:rFonts w:ascii="Times New Roman" w:hAnsi="Times New Roman" w:cs="Times New Roman"/>
            <w:sz w:val="24"/>
            <w:szCs w:val="24"/>
          </w:rPr>
          <w:t>_______________________________________</w:t>
        </w:r>
      </w:ins>
    </w:p>
    <w:p w14:paraId="303C52BC" w14:textId="77777777" w:rsidR="00F246AB" w:rsidRDefault="00F246AB" w:rsidP="00F246AB">
      <w:pPr>
        <w:pStyle w:val="ListParagraph"/>
        <w:ind w:left="360"/>
        <w:rPr>
          <w:ins w:id="485" w:author="ESTHER" w:date="2026-01-09T22:40:00Z" w16du:dateUtc="2026-01-09T18:40:00Z"/>
          <w:rFonts w:ascii="Times New Roman" w:hAnsi="Times New Roman" w:cs="Times New Roman"/>
          <w:sz w:val="24"/>
          <w:szCs w:val="24"/>
        </w:rPr>
      </w:pPr>
    </w:p>
    <w:p w14:paraId="0CD261FB" w14:textId="3BAFEE31" w:rsidR="00481F57" w:rsidRPr="00481F57" w:rsidRDefault="00481F57" w:rsidP="00481F57">
      <w:pPr>
        <w:rPr>
          <w:ins w:id="486" w:author="ESTHER" w:date="2026-01-09T21:55:00Z" w16du:dateUtc="2026-01-09T17:55:00Z"/>
          <w:rFonts w:ascii="Times New Roman" w:hAnsi="Times New Roman" w:cs="Times New Roman"/>
          <w:sz w:val="24"/>
          <w:szCs w:val="24"/>
          <w:rPrChange w:id="487" w:author="ESTHER" w:date="2026-01-09T22:40:00Z" w16du:dateUtc="2026-01-09T18:40:00Z">
            <w:rPr>
              <w:ins w:id="488" w:author="ESTHER" w:date="2026-01-09T21:55:00Z" w16du:dateUtc="2026-01-09T17:55:00Z"/>
            </w:rPr>
          </w:rPrChange>
        </w:rPr>
      </w:pPr>
    </w:p>
    <w:p w14:paraId="3A962081" w14:textId="1DEAF645" w:rsidR="00504A64" w:rsidRPr="00575F44" w:rsidRDefault="00D024F4" w:rsidP="00575F44">
      <w:pPr>
        <w:pStyle w:val="ListParagraph"/>
        <w:numPr>
          <w:ilvl w:val="0"/>
          <w:numId w:val="7"/>
        </w:numPr>
        <w:rPr>
          <w:ins w:id="489" w:author="ESTHER" w:date="2026-01-09T22:18:00Z" w16du:dateUtc="2026-01-09T18:18:00Z"/>
          <w:rFonts w:ascii="Times New Roman" w:hAnsi="Times New Roman" w:cs="Times New Roman"/>
          <w:sz w:val="24"/>
          <w:szCs w:val="24"/>
          <w:rPrChange w:id="490" w:author="ESTHER" w:date="2026-01-09T22:18:00Z" w16du:dateUtc="2026-01-09T18:18:00Z">
            <w:rPr>
              <w:ins w:id="491" w:author="ESTHER" w:date="2026-01-09T22:18:00Z" w16du:dateUtc="2026-01-09T18:18:00Z"/>
            </w:rPr>
          </w:rPrChange>
        </w:rPr>
        <w:pPrChange w:id="492" w:author="ESTHER" w:date="2026-01-09T22:18:00Z" w16du:dateUtc="2026-01-09T18:18:00Z">
          <w:pPr/>
        </w:pPrChange>
      </w:pPr>
      <w:ins w:id="493" w:author="ESTHER" w:date="2026-01-09T22:50:00Z" w16du:dateUtc="2026-01-09T18:50: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5408" behindDoc="0" locked="0" layoutInCell="1" allowOverlap="1" wp14:anchorId="3C0BD908" wp14:editId="06E0336C">
                  <wp:simplePos x="0" y="0"/>
                  <wp:positionH relativeFrom="column">
                    <wp:posOffset>142875</wp:posOffset>
                  </wp:positionH>
                  <wp:positionV relativeFrom="paragraph">
                    <wp:posOffset>260985</wp:posOffset>
                  </wp:positionV>
                  <wp:extent cx="485775" cy="228600"/>
                  <wp:effectExtent l="0" t="0" r="28575" b="19050"/>
                  <wp:wrapNone/>
                  <wp:docPr id="1620505879"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977CC" id="Rectangle 3" o:spid="_x0000_s1026" style="position:absolute;margin-left:11.25pt;margin-top:20.55pt;width:38.25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" fillcolor="white [3212]" strokecolor="#09101d [484]" strokeweight="1pt"/>
              </w:pict>
            </mc:Fallback>
          </mc:AlternateContent>
        </w:r>
      </w:ins>
      <w:ins w:id="494" w:author="ESTHER" w:date="2026-01-09T21:55:00Z" w16du:dateUtc="2026-01-09T17:55:00Z">
        <w:r w:rsidR="00504A64" w:rsidRPr="00575F44">
          <w:rPr>
            <w:rFonts w:ascii="Times New Roman" w:hAnsi="Times New Roman" w:cs="Times New Roman"/>
            <w:sz w:val="24"/>
            <w:szCs w:val="24"/>
            <w:rPrChange w:id="495" w:author="ESTHER" w:date="2026-01-09T22:18:00Z" w16du:dateUtc="2026-01-09T18:18:00Z">
              <w:rPr/>
            </w:rPrChange>
          </w:rPr>
          <w:t>Teachers consider students’ feedback when improving lessons.</w:t>
        </w:r>
      </w:ins>
    </w:p>
    <w:p w14:paraId="743BD458" w14:textId="0DBCC555" w:rsidR="00575F44" w:rsidRDefault="00575F44" w:rsidP="00575F44">
      <w:pPr>
        <w:rPr>
          <w:ins w:id="496" w:author="ESTHER" w:date="2026-01-09T22:18:00Z" w16du:dateUtc="2026-01-09T18:18:00Z"/>
          <w:rFonts w:ascii="Times New Roman" w:hAnsi="Times New Roman" w:cs="Times New Roman"/>
          <w:sz w:val="24"/>
          <w:szCs w:val="24"/>
        </w:rPr>
      </w:pPr>
    </w:p>
    <w:p w14:paraId="25B10DDD" w14:textId="729A7DDF" w:rsidR="00575F44" w:rsidRPr="00D024F4" w:rsidRDefault="00D024F4" w:rsidP="00575F44">
      <w:pPr>
        <w:rPr>
          <w:ins w:id="497" w:author="ESTHER" w:date="2026-01-09T22:18:00Z" w16du:dateUtc="2026-01-09T18:18:00Z"/>
          <w:rFonts w:ascii="Times New Roman" w:hAnsi="Times New Roman" w:cs="Times New Roman"/>
          <w:rPrChange w:id="498" w:author="ESTHER" w:date="2026-01-09T22:47:00Z" w16du:dateUtc="2026-01-09T18:47:00Z">
            <w:rPr>
              <w:ins w:id="499" w:author="ESTHER" w:date="2026-01-09T22:18:00Z" w16du:dateUtc="2026-01-09T18:18:00Z"/>
              <w:rFonts w:ascii="Times New Roman" w:hAnsi="Times New Roman" w:cs="Times New Roman"/>
              <w:sz w:val="24"/>
              <w:szCs w:val="24"/>
            </w:rPr>
          </w:rPrChange>
        </w:rPr>
      </w:pPr>
      <w:ins w:id="500" w:author="ESTHER" w:date="2026-01-09T22:50:00Z" w16du:dateUtc="2026-01-09T18:50:00Z">
        <w:r>
          <w:rPr>
            <w:rFonts w:ascii="Times New Roman" w:hAnsi="Times New Roman" w:cs="Times New Roman"/>
          </w:rPr>
          <w:t xml:space="preserve">    </w:t>
        </w:r>
      </w:ins>
      <w:ins w:id="501" w:author="ESTHER" w:date="2026-01-09T22:18:00Z" w16du:dateUtc="2026-01-09T18:18:00Z">
        <w:r w:rsidR="00575F44" w:rsidRPr="00D024F4">
          <w:rPr>
            <w:rFonts w:ascii="Times New Roman" w:hAnsi="Times New Roman" w:cs="Times New Roman"/>
            <w:rPrChange w:id="502" w:author="ESTHER" w:date="2026-01-09T22:47:00Z" w16du:dateUtc="2026-01-09T18:47:00Z">
              <w:rPr>
                <w:rFonts w:ascii="Times New Roman" w:hAnsi="Times New Roman" w:cs="Times New Roman"/>
                <w:sz w:val="24"/>
                <w:szCs w:val="24"/>
              </w:rPr>
            </w:rPrChange>
          </w:rPr>
          <w:t>EXPLAIN</w:t>
        </w:r>
      </w:ins>
    </w:p>
    <w:p w14:paraId="75A91679" w14:textId="0DFA4EAF" w:rsidR="00575F44" w:rsidRDefault="00575F44" w:rsidP="00575F44">
      <w:pPr>
        <w:rPr>
          <w:ins w:id="503" w:author="ESTHER" w:date="2026-01-09T22:18:00Z" w16du:dateUtc="2026-01-09T18:18:00Z"/>
          <w:rFonts w:ascii="Times New Roman" w:hAnsi="Times New Roman" w:cs="Times New Roman"/>
          <w:sz w:val="24"/>
          <w:szCs w:val="24"/>
        </w:rPr>
      </w:pPr>
      <w:ins w:id="504" w:author="ESTHER" w:date="2026-01-09T22:18:00Z" w16du:dateUtc="2026-01-09T18:18:00Z">
        <w:r>
          <w:rPr>
            <w:rFonts w:ascii="Times New Roman" w:hAnsi="Times New Roman" w:cs="Times New Roman"/>
            <w:sz w:val="24"/>
            <w:szCs w:val="24"/>
          </w:rPr>
          <w:t>________________________________________________________________</w:t>
        </w:r>
      </w:ins>
    </w:p>
    <w:p w14:paraId="76BC3A19" w14:textId="67EA3108" w:rsidR="00575F44" w:rsidRPr="00575F44" w:rsidRDefault="00575F44" w:rsidP="00575F44">
      <w:pPr>
        <w:rPr>
          <w:ins w:id="505" w:author="ESTHER" w:date="2026-01-09T21:55:00Z" w16du:dateUtc="2026-01-09T17:55:00Z"/>
          <w:rFonts w:ascii="Times New Roman" w:hAnsi="Times New Roman" w:cs="Times New Roman"/>
          <w:sz w:val="24"/>
          <w:szCs w:val="24"/>
          <w:rPrChange w:id="506" w:author="ESTHER" w:date="2026-01-09T22:18:00Z" w16du:dateUtc="2026-01-09T18:18:00Z">
            <w:rPr>
              <w:ins w:id="507" w:author="ESTHER" w:date="2026-01-09T21:55:00Z" w16du:dateUtc="2026-01-09T17:55:00Z"/>
            </w:rPr>
          </w:rPrChange>
        </w:rPr>
      </w:pPr>
      <w:ins w:id="508" w:author="ESTHER" w:date="2026-01-09T22:18:00Z" w16du:dateUtc="2026-01-09T18:18:00Z">
        <w:r>
          <w:rPr>
            <w:rFonts w:ascii="Times New Roman" w:hAnsi="Times New Roman" w:cs="Times New Roman"/>
            <w:sz w:val="24"/>
            <w:szCs w:val="24"/>
          </w:rPr>
          <w:t>_________________________________________________________________</w:t>
        </w:r>
      </w:ins>
    </w:p>
    <w:p w14:paraId="2C69BED2" w14:textId="3B0C0A48" w:rsidR="00504A64" w:rsidRPr="00575F44" w:rsidRDefault="00504A64" w:rsidP="00575F44">
      <w:pPr>
        <w:pStyle w:val="ListParagraph"/>
        <w:numPr>
          <w:ilvl w:val="0"/>
          <w:numId w:val="7"/>
        </w:numPr>
        <w:rPr>
          <w:ins w:id="509" w:author="ESTHER" w:date="2026-01-09T22:19:00Z" w16du:dateUtc="2026-01-09T18:19:00Z"/>
          <w:rFonts w:ascii="Times New Roman" w:hAnsi="Times New Roman" w:cs="Times New Roman"/>
          <w:sz w:val="24"/>
          <w:szCs w:val="24"/>
          <w:rPrChange w:id="510" w:author="ESTHER" w:date="2026-01-09T22:19:00Z" w16du:dateUtc="2026-01-09T18:19:00Z">
            <w:rPr>
              <w:ins w:id="511" w:author="ESTHER" w:date="2026-01-09T22:19:00Z" w16du:dateUtc="2026-01-09T18:19:00Z"/>
            </w:rPr>
          </w:rPrChange>
        </w:rPr>
        <w:pPrChange w:id="512" w:author="ESTHER" w:date="2026-01-09T22:19:00Z" w16du:dateUtc="2026-01-09T18:19:00Z">
          <w:pPr/>
        </w:pPrChange>
      </w:pPr>
      <w:ins w:id="513" w:author="ESTHER" w:date="2026-01-09T21:55:00Z" w16du:dateUtc="2026-01-09T17:55:00Z">
        <w:r w:rsidRPr="00575F44">
          <w:rPr>
            <w:rFonts w:ascii="Times New Roman" w:hAnsi="Times New Roman" w:cs="Times New Roman"/>
            <w:sz w:val="24"/>
            <w:szCs w:val="24"/>
            <w:rPrChange w:id="514" w:author="ESTHER" w:date="2026-01-09T22:19:00Z" w16du:dateUtc="2026-01-09T18:19:00Z">
              <w:rPr/>
            </w:rPrChange>
          </w:rPr>
          <w:t>I feel comfortable asking questions during lessons.</w:t>
        </w:r>
      </w:ins>
    </w:p>
    <w:p w14:paraId="1A798EC4" w14:textId="57F338CF" w:rsidR="00575F44" w:rsidRDefault="00D024F4" w:rsidP="00575F44">
      <w:pPr>
        <w:pStyle w:val="ListParagraph"/>
        <w:ind w:left="360"/>
        <w:rPr>
          <w:ins w:id="515" w:author="ESTHER" w:date="2026-01-09T22:19:00Z" w16du:dateUtc="2026-01-09T18:19:00Z"/>
          <w:rFonts w:ascii="Times New Roman" w:hAnsi="Times New Roman" w:cs="Times New Roman"/>
          <w:sz w:val="24"/>
          <w:szCs w:val="24"/>
        </w:rPr>
      </w:pPr>
      <w:ins w:id="516" w:author="ESTHER" w:date="2026-01-09T22:51:00Z" w16du:dateUtc="2026-01-09T18:51: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7456" behindDoc="0" locked="0" layoutInCell="1" allowOverlap="1" wp14:anchorId="62768B63" wp14:editId="590F9C90">
                  <wp:simplePos x="0" y="0"/>
                  <wp:positionH relativeFrom="column">
                    <wp:posOffset>238125</wp:posOffset>
                  </wp:positionH>
                  <wp:positionV relativeFrom="paragraph">
                    <wp:posOffset>56515</wp:posOffset>
                  </wp:positionV>
                  <wp:extent cx="485775" cy="228600"/>
                  <wp:effectExtent l="0" t="0" r="28575" b="19050"/>
                  <wp:wrapNone/>
                  <wp:docPr id="204815988"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5D521" id="Rectangle 3" o:spid="_x0000_s1026" style="position:absolute;margin-left:18.75pt;margin-top:4.45pt;width:38.25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" fillcolor="white [3212]" strokecolor="#09101d [484]" strokeweight="1pt"/>
              </w:pict>
            </mc:Fallback>
          </mc:AlternateContent>
        </w:r>
      </w:ins>
    </w:p>
    <w:p w14:paraId="36305A97" w14:textId="77777777" w:rsidR="00575F44" w:rsidRDefault="00575F44" w:rsidP="00575F44">
      <w:pPr>
        <w:pStyle w:val="ListParagraph"/>
        <w:ind w:left="360"/>
        <w:rPr>
          <w:ins w:id="517" w:author="ESTHER" w:date="2026-01-09T22:19:00Z" w16du:dateUtc="2026-01-09T18:19:00Z"/>
          <w:rFonts w:ascii="Times New Roman" w:hAnsi="Times New Roman" w:cs="Times New Roman"/>
          <w:sz w:val="24"/>
          <w:szCs w:val="24"/>
        </w:rPr>
      </w:pPr>
    </w:p>
    <w:p w14:paraId="2504039C" w14:textId="75B5C6FF" w:rsidR="00575F44" w:rsidRPr="00D024F4" w:rsidRDefault="00575F44" w:rsidP="00575F44">
      <w:pPr>
        <w:pStyle w:val="ListParagraph"/>
        <w:ind w:left="360"/>
        <w:rPr>
          <w:ins w:id="518" w:author="ESTHER" w:date="2026-01-09T22:19:00Z" w16du:dateUtc="2026-01-09T18:19:00Z"/>
          <w:rFonts w:ascii="Times New Roman" w:hAnsi="Times New Roman" w:cs="Times New Roman"/>
          <w:rPrChange w:id="519" w:author="ESTHER" w:date="2026-01-09T22:47:00Z" w16du:dateUtc="2026-01-09T18:47:00Z">
            <w:rPr>
              <w:ins w:id="520" w:author="ESTHER" w:date="2026-01-09T22:19:00Z" w16du:dateUtc="2026-01-09T18:19:00Z"/>
              <w:rFonts w:ascii="Times New Roman" w:hAnsi="Times New Roman" w:cs="Times New Roman"/>
              <w:sz w:val="24"/>
              <w:szCs w:val="24"/>
            </w:rPr>
          </w:rPrChange>
        </w:rPr>
      </w:pPr>
      <w:ins w:id="521" w:author="ESTHER" w:date="2026-01-09T22:19:00Z" w16du:dateUtc="2026-01-09T18:19:00Z">
        <w:r w:rsidRPr="00D024F4">
          <w:rPr>
            <w:rFonts w:ascii="Times New Roman" w:hAnsi="Times New Roman" w:cs="Times New Roman"/>
            <w:rPrChange w:id="522" w:author="ESTHER" w:date="2026-01-09T22:47:00Z" w16du:dateUtc="2026-01-09T18:47:00Z">
              <w:rPr>
                <w:rFonts w:ascii="Times New Roman" w:hAnsi="Times New Roman" w:cs="Times New Roman"/>
                <w:sz w:val="24"/>
                <w:szCs w:val="24"/>
              </w:rPr>
            </w:rPrChange>
          </w:rPr>
          <w:t>WHY</w:t>
        </w:r>
      </w:ins>
    </w:p>
    <w:p w14:paraId="04CA3B3A" w14:textId="6D8E17A3" w:rsidR="00575F44" w:rsidRDefault="00575F44" w:rsidP="00575F44">
      <w:pPr>
        <w:pStyle w:val="ListParagraph"/>
        <w:ind w:left="360"/>
        <w:rPr>
          <w:ins w:id="523" w:author="ESTHER" w:date="2026-01-09T22:19:00Z" w16du:dateUtc="2026-01-09T18:19:00Z"/>
          <w:rFonts w:ascii="Times New Roman" w:hAnsi="Times New Roman" w:cs="Times New Roman"/>
          <w:sz w:val="24"/>
          <w:szCs w:val="24"/>
        </w:rPr>
      </w:pPr>
      <w:ins w:id="524" w:author="ESTHER" w:date="2026-01-09T22:19:00Z" w16du:dateUtc="2026-01-09T18:19:00Z">
        <w:r>
          <w:rPr>
            <w:rFonts w:ascii="Times New Roman" w:hAnsi="Times New Roman" w:cs="Times New Roman"/>
            <w:sz w:val="24"/>
            <w:szCs w:val="24"/>
          </w:rPr>
          <w:t>______________________________________________________________</w:t>
        </w:r>
      </w:ins>
    </w:p>
    <w:p w14:paraId="5A121295" w14:textId="7BA93E94" w:rsidR="00575F44" w:rsidRPr="00575F44" w:rsidRDefault="00575F44" w:rsidP="00575F44">
      <w:pPr>
        <w:pStyle w:val="ListParagraph"/>
        <w:ind w:left="360"/>
        <w:rPr>
          <w:ins w:id="525" w:author="ESTHER" w:date="2026-01-09T21:55:00Z" w16du:dateUtc="2026-01-09T17:55:00Z"/>
          <w:rFonts w:ascii="Times New Roman" w:hAnsi="Times New Roman" w:cs="Times New Roman"/>
          <w:sz w:val="24"/>
          <w:szCs w:val="24"/>
          <w:rPrChange w:id="526" w:author="ESTHER" w:date="2026-01-09T22:19:00Z" w16du:dateUtc="2026-01-09T18:19:00Z">
            <w:rPr>
              <w:ins w:id="527" w:author="ESTHER" w:date="2026-01-09T21:55:00Z" w16du:dateUtc="2026-01-09T17:55:00Z"/>
            </w:rPr>
          </w:rPrChange>
        </w:rPr>
        <w:pPrChange w:id="528" w:author="ESTHER" w:date="2026-01-09T22:19:00Z" w16du:dateUtc="2026-01-09T18:19:00Z">
          <w:pPr/>
        </w:pPrChange>
      </w:pPr>
      <w:ins w:id="529" w:author="ESTHER" w:date="2026-01-09T22:19:00Z" w16du:dateUtc="2026-01-09T18:19:00Z">
        <w:r>
          <w:rPr>
            <w:rFonts w:ascii="Times New Roman" w:hAnsi="Times New Roman" w:cs="Times New Roman"/>
            <w:sz w:val="24"/>
            <w:szCs w:val="24"/>
          </w:rPr>
          <w:t>_______________________________________________________________</w:t>
        </w:r>
      </w:ins>
    </w:p>
    <w:p w14:paraId="6FCA3C7A" w14:textId="77777777" w:rsidR="00504A64" w:rsidRPr="00504A64" w:rsidRDefault="00504A64" w:rsidP="00504A64">
      <w:pPr>
        <w:pStyle w:val="Heading2"/>
        <w:rPr>
          <w:ins w:id="530" w:author="ESTHER" w:date="2026-01-09T21:55:00Z" w16du:dateUtc="2026-01-09T17:55:00Z"/>
          <w:rFonts w:ascii="Times New Roman" w:hAnsi="Times New Roman" w:cs="Times New Roman"/>
          <w:color w:val="000000" w:themeColor="text1"/>
          <w:sz w:val="24"/>
          <w:szCs w:val="24"/>
          <w:rPrChange w:id="531" w:author="ESTHER" w:date="2026-01-09T21:57:00Z" w16du:dateUtc="2026-01-09T17:57:00Z">
            <w:rPr>
              <w:ins w:id="532" w:author="ESTHER" w:date="2026-01-09T21:55:00Z" w16du:dateUtc="2026-01-09T17:55:00Z"/>
            </w:rPr>
          </w:rPrChange>
        </w:rPr>
      </w:pPr>
      <w:ins w:id="533" w:author="ESTHER" w:date="2026-01-09T21:55:00Z" w16du:dateUtc="2026-01-09T17:55:00Z">
        <w:r w:rsidRPr="00504A64">
          <w:rPr>
            <w:rFonts w:ascii="Times New Roman" w:hAnsi="Times New Roman" w:cs="Times New Roman"/>
            <w:color w:val="000000" w:themeColor="text1"/>
            <w:sz w:val="24"/>
            <w:szCs w:val="24"/>
            <w:rPrChange w:id="534" w:author="ESTHER" w:date="2026-01-09T21:57:00Z" w16du:dateUtc="2026-01-09T17:57:00Z">
              <w:rPr/>
            </w:rPrChange>
          </w:rPr>
          <w:t>Section C: Motivation and Engagement</w:t>
        </w:r>
      </w:ins>
    </w:p>
    <w:p w14:paraId="3C7F0B62" w14:textId="5CEA3A10" w:rsidR="00504A64" w:rsidRPr="0041026C" w:rsidRDefault="00504A64" w:rsidP="0041026C">
      <w:pPr>
        <w:pStyle w:val="ListParagraph"/>
        <w:numPr>
          <w:ilvl w:val="0"/>
          <w:numId w:val="7"/>
        </w:numPr>
        <w:rPr>
          <w:ins w:id="535" w:author="ESTHER" w:date="2026-01-09T22:20:00Z" w16du:dateUtc="2026-01-09T18:20:00Z"/>
          <w:rFonts w:ascii="Times New Roman" w:hAnsi="Times New Roman" w:cs="Times New Roman"/>
          <w:sz w:val="24"/>
          <w:szCs w:val="24"/>
          <w:rPrChange w:id="536" w:author="ESTHER" w:date="2026-01-09T22:20:00Z" w16du:dateUtc="2026-01-09T18:20:00Z">
            <w:rPr>
              <w:ins w:id="537" w:author="ESTHER" w:date="2026-01-09T22:20:00Z" w16du:dateUtc="2026-01-09T18:20:00Z"/>
            </w:rPr>
          </w:rPrChange>
        </w:rPr>
        <w:pPrChange w:id="538" w:author="ESTHER" w:date="2026-01-09T22:20:00Z" w16du:dateUtc="2026-01-09T18:20:00Z">
          <w:pPr/>
        </w:pPrChange>
      </w:pPr>
      <w:ins w:id="539" w:author="ESTHER" w:date="2026-01-09T21:55:00Z" w16du:dateUtc="2026-01-09T17:55:00Z">
        <w:r w:rsidRPr="0041026C">
          <w:rPr>
            <w:rFonts w:ascii="Times New Roman" w:hAnsi="Times New Roman" w:cs="Times New Roman"/>
            <w:sz w:val="24"/>
            <w:szCs w:val="24"/>
            <w:rPrChange w:id="540" w:author="ESTHER" w:date="2026-01-09T22:20:00Z" w16du:dateUtc="2026-01-09T18:20:00Z">
              <w:rPr/>
            </w:rPrChange>
          </w:rPr>
          <w:t>Collaboration with teachers increases my interest in learning.</w:t>
        </w:r>
      </w:ins>
    </w:p>
    <w:p w14:paraId="50C2D174" w14:textId="480B01BB" w:rsidR="0041026C" w:rsidRDefault="00D024F4" w:rsidP="0041026C">
      <w:pPr>
        <w:pStyle w:val="ListParagraph"/>
        <w:ind w:left="360"/>
        <w:rPr>
          <w:ins w:id="541" w:author="ESTHER" w:date="2026-01-09T22:20:00Z" w16du:dateUtc="2026-01-09T18:20:00Z"/>
          <w:rFonts w:ascii="Times New Roman" w:hAnsi="Times New Roman" w:cs="Times New Roman"/>
          <w:sz w:val="24"/>
          <w:szCs w:val="24"/>
        </w:rPr>
      </w:pPr>
      <w:ins w:id="542" w:author="ESTHER" w:date="2026-01-09T22:51:00Z" w16du:dateUtc="2026-01-09T18:51: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9504" behindDoc="0" locked="0" layoutInCell="1" allowOverlap="1" wp14:anchorId="694E5040" wp14:editId="115B52EF">
                  <wp:simplePos x="0" y="0"/>
                  <wp:positionH relativeFrom="column">
                    <wp:posOffset>238125</wp:posOffset>
                  </wp:positionH>
                  <wp:positionV relativeFrom="paragraph">
                    <wp:posOffset>46990</wp:posOffset>
                  </wp:positionV>
                  <wp:extent cx="485775" cy="228600"/>
                  <wp:effectExtent l="0" t="0" r="28575" b="19050"/>
                  <wp:wrapNone/>
                  <wp:docPr id="1651665796"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7E10D" id="Rectangle 3" o:spid="_x0000_s1026" style="position:absolute;margin-left:18.75pt;margin-top:3.7pt;width:38.2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" fillcolor="white [3212]" strokecolor="#09101d [484]" strokeweight="1pt"/>
              </w:pict>
            </mc:Fallback>
          </mc:AlternateContent>
        </w:r>
      </w:ins>
    </w:p>
    <w:p w14:paraId="2DA004D3" w14:textId="77777777" w:rsidR="0041026C" w:rsidRDefault="0041026C" w:rsidP="0041026C">
      <w:pPr>
        <w:pStyle w:val="ListParagraph"/>
        <w:ind w:left="360"/>
        <w:rPr>
          <w:ins w:id="543" w:author="ESTHER" w:date="2026-01-09T22:20:00Z" w16du:dateUtc="2026-01-09T18:20:00Z"/>
          <w:rFonts w:ascii="Times New Roman" w:hAnsi="Times New Roman" w:cs="Times New Roman"/>
          <w:sz w:val="24"/>
          <w:szCs w:val="24"/>
        </w:rPr>
      </w:pPr>
    </w:p>
    <w:p w14:paraId="36BCB5B9" w14:textId="710BFBA1" w:rsidR="0041026C" w:rsidRPr="00D024F4" w:rsidRDefault="0041026C" w:rsidP="0041026C">
      <w:pPr>
        <w:pStyle w:val="ListParagraph"/>
        <w:ind w:left="360"/>
        <w:rPr>
          <w:ins w:id="544" w:author="ESTHER" w:date="2026-01-09T22:20:00Z" w16du:dateUtc="2026-01-09T18:20:00Z"/>
          <w:rFonts w:ascii="Times New Roman" w:hAnsi="Times New Roman" w:cs="Times New Roman"/>
          <w:rPrChange w:id="545" w:author="ESTHER" w:date="2026-01-09T22:47:00Z" w16du:dateUtc="2026-01-09T18:47:00Z">
            <w:rPr>
              <w:ins w:id="546" w:author="ESTHER" w:date="2026-01-09T22:20:00Z" w16du:dateUtc="2026-01-09T18:20:00Z"/>
              <w:rFonts w:ascii="Times New Roman" w:hAnsi="Times New Roman" w:cs="Times New Roman"/>
              <w:sz w:val="24"/>
              <w:szCs w:val="24"/>
            </w:rPr>
          </w:rPrChange>
        </w:rPr>
      </w:pPr>
      <w:ins w:id="547" w:author="ESTHER" w:date="2026-01-09T22:20:00Z" w16du:dateUtc="2026-01-09T18:20:00Z">
        <w:r w:rsidRPr="00D024F4">
          <w:rPr>
            <w:rFonts w:ascii="Times New Roman" w:hAnsi="Times New Roman" w:cs="Times New Roman"/>
            <w:rPrChange w:id="548" w:author="ESTHER" w:date="2026-01-09T22:47:00Z" w16du:dateUtc="2026-01-09T18:47:00Z">
              <w:rPr>
                <w:rFonts w:ascii="Times New Roman" w:hAnsi="Times New Roman" w:cs="Times New Roman"/>
                <w:sz w:val="24"/>
                <w:szCs w:val="24"/>
              </w:rPr>
            </w:rPrChange>
          </w:rPr>
          <w:t>WHY</w:t>
        </w:r>
      </w:ins>
    </w:p>
    <w:p w14:paraId="5F151579" w14:textId="793198CA" w:rsidR="0041026C" w:rsidRDefault="0041026C" w:rsidP="0041026C">
      <w:pPr>
        <w:pStyle w:val="ListParagraph"/>
        <w:ind w:left="360"/>
        <w:rPr>
          <w:ins w:id="549" w:author="ESTHER" w:date="2026-01-09T22:21:00Z" w16du:dateUtc="2026-01-09T18:21:00Z"/>
          <w:rFonts w:ascii="Times New Roman" w:hAnsi="Times New Roman" w:cs="Times New Roman"/>
          <w:sz w:val="24"/>
          <w:szCs w:val="24"/>
        </w:rPr>
      </w:pPr>
      <w:ins w:id="550" w:author="ESTHER" w:date="2026-01-09T22:20:00Z" w16du:dateUtc="2026-01-09T18:20:00Z">
        <w:r>
          <w:rPr>
            <w:rFonts w:ascii="Times New Roman" w:hAnsi="Times New Roman" w:cs="Times New Roman"/>
            <w:sz w:val="24"/>
            <w:szCs w:val="24"/>
          </w:rPr>
          <w:t>__________________________________________________</w:t>
        </w:r>
      </w:ins>
      <w:ins w:id="551" w:author="ESTHER" w:date="2026-01-09T22:21:00Z" w16du:dateUtc="2026-01-09T18:21:00Z">
        <w:r>
          <w:rPr>
            <w:rFonts w:ascii="Times New Roman" w:hAnsi="Times New Roman" w:cs="Times New Roman"/>
            <w:sz w:val="24"/>
            <w:szCs w:val="24"/>
          </w:rPr>
          <w:t>_</w:t>
        </w:r>
      </w:ins>
    </w:p>
    <w:p w14:paraId="5444FCAE" w14:textId="4F35F973" w:rsidR="0041026C" w:rsidRDefault="0041026C" w:rsidP="0041026C">
      <w:pPr>
        <w:pStyle w:val="ListParagraph"/>
        <w:ind w:left="360"/>
        <w:rPr>
          <w:ins w:id="552" w:author="ESTHER" w:date="2026-01-09T22:21:00Z" w16du:dateUtc="2026-01-09T18:21:00Z"/>
          <w:rFonts w:ascii="Times New Roman" w:hAnsi="Times New Roman" w:cs="Times New Roman"/>
          <w:sz w:val="24"/>
          <w:szCs w:val="24"/>
        </w:rPr>
      </w:pPr>
      <w:ins w:id="553" w:author="ESTHER" w:date="2026-01-09T22:21:00Z" w16du:dateUtc="2026-01-09T18:21:00Z">
        <w:r>
          <w:rPr>
            <w:rFonts w:ascii="Times New Roman" w:hAnsi="Times New Roman" w:cs="Times New Roman"/>
            <w:sz w:val="24"/>
            <w:szCs w:val="24"/>
          </w:rPr>
          <w:t>________________________________________________________</w:t>
        </w:r>
      </w:ins>
    </w:p>
    <w:p w14:paraId="137E9886" w14:textId="6B8BE1D7" w:rsidR="0041026C" w:rsidRDefault="0041026C" w:rsidP="0041026C">
      <w:pPr>
        <w:pStyle w:val="ListParagraph"/>
        <w:ind w:left="360"/>
        <w:rPr>
          <w:ins w:id="554" w:author="ESTHER" w:date="2026-01-09T22:47:00Z" w16du:dateUtc="2026-01-09T18:47:00Z"/>
          <w:rFonts w:ascii="Times New Roman" w:hAnsi="Times New Roman" w:cs="Times New Roman"/>
          <w:sz w:val="24"/>
          <w:szCs w:val="24"/>
        </w:rPr>
      </w:pPr>
      <w:ins w:id="555" w:author="ESTHER" w:date="2026-01-09T22:21:00Z" w16du:dateUtc="2026-01-09T18:21:00Z">
        <w:r>
          <w:rPr>
            <w:rFonts w:ascii="Times New Roman" w:hAnsi="Times New Roman" w:cs="Times New Roman"/>
            <w:sz w:val="24"/>
            <w:szCs w:val="24"/>
          </w:rPr>
          <w:t>_________________________________________________________</w:t>
        </w:r>
      </w:ins>
    </w:p>
    <w:p w14:paraId="5E1DB194" w14:textId="77777777" w:rsidR="00D024F4" w:rsidRPr="0041026C" w:rsidRDefault="00D024F4" w:rsidP="0041026C">
      <w:pPr>
        <w:pStyle w:val="ListParagraph"/>
        <w:ind w:left="360"/>
        <w:rPr>
          <w:ins w:id="556" w:author="ESTHER" w:date="2026-01-09T21:55:00Z" w16du:dateUtc="2026-01-09T17:55:00Z"/>
          <w:rFonts w:ascii="Times New Roman" w:hAnsi="Times New Roman" w:cs="Times New Roman"/>
          <w:sz w:val="24"/>
          <w:szCs w:val="24"/>
          <w:rPrChange w:id="557" w:author="ESTHER" w:date="2026-01-09T22:20:00Z" w16du:dateUtc="2026-01-09T18:20:00Z">
            <w:rPr>
              <w:ins w:id="558" w:author="ESTHER" w:date="2026-01-09T21:55:00Z" w16du:dateUtc="2026-01-09T17:55:00Z"/>
            </w:rPr>
          </w:rPrChange>
        </w:rPr>
        <w:pPrChange w:id="559" w:author="ESTHER" w:date="2026-01-09T22:20:00Z" w16du:dateUtc="2026-01-09T18:20:00Z">
          <w:pPr/>
        </w:pPrChange>
      </w:pPr>
    </w:p>
    <w:p w14:paraId="705D930D" w14:textId="50DF4518" w:rsidR="0041026C" w:rsidRPr="0041026C" w:rsidRDefault="00504A64" w:rsidP="0041026C">
      <w:pPr>
        <w:pStyle w:val="ListParagraph"/>
        <w:numPr>
          <w:ilvl w:val="0"/>
          <w:numId w:val="7"/>
        </w:numPr>
        <w:rPr>
          <w:ins w:id="560" w:author="ESTHER" w:date="2026-01-09T22:22:00Z" w16du:dateUtc="2026-01-09T18:22:00Z"/>
          <w:rFonts w:ascii="Times New Roman" w:hAnsi="Times New Roman" w:cs="Times New Roman"/>
          <w:sz w:val="24"/>
          <w:szCs w:val="24"/>
          <w:rPrChange w:id="561" w:author="ESTHER" w:date="2026-01-09T22:22:00Z" w16du:dateUtc="2026-01-09T18:22:00Z">
            <w:rPr>
              <w:ins w:id="562" w:author="ESTHER" w:date="2026-01-09T22:22:00Z" w16du:dateUtc="2026-01-09T18:22:00Z"/>
            </w:rPr>
          </w:rPrChange>
        </w:rPr>
        <w:pPrChange w:id="563" w:author="ESTHER" w:date="2026-01-09T22:22:00Z" w16du:dateUtc="2026-01-09T18:22:00Z">
          <w:pPr/>
        </w:pPrChange>
      </w:pPr>
      <w:ins w:id="564" w:author="ESTHER" w:date="2026-01-09T21:55:00Z" w16du:dateUtc="2026-01-09T17:55:00Z">
        <w:r w:rsidRPr="0041026C">
          <w:rPr>
            <w:rFonts w:ascii="Times New Roman" w:hAnsi="Times New Roman" w:cs="Times New Roman"/>
            <w:sz w:val="24"/>
            <w:szCs w:val="24"/>
            <w:rPrChange w:id="565" w:author="ESTHER" w:date="2026-01-09T22:22:00Z" w16du:dateUtc="2026-01-09T18:22:00Z">
              <w:rPr/>
            </w:rPrChange>
          </w:rPr>
          <w:t>I feel motivated when teachers involve</w:t>
        </w:r>
      </w:ins>
      <w:ins w:id="566" w:author="ESTHER" w:date="2026-01-09T22:21:00Z" w16du:dateUtc="2026-01-09T18:21:00Z">
        <w:r w:rsidR="0041026C" w:rsidRPr="0041026C">
          <w:rPr>
            <w:rFonts w:ascii="Times New Roman" w:hAnsi="Times New Roman" w:cs="Times New Roman"/>
            <w:sz w:val="24"/>
            <w:szCs w:val="24"/>
            <w:rPrChange w:id="567" w:author="ESTHER" w:date="2026-01-09T22:22:00Z" w16du:dateUtc="2026-01-09T18:22:00Z">
              <w:rPr/>
            </w:rPrChange>
          </w:rPr>
          <w:t xml:space="preserve"> us</w:t>
        </w:r>
      </w:ins>
      <w:ins w:id="568" w:author="ESTHER" w:date="2026-01-09T21:55:00Z" w16du:dateUtc="2026-01-09T17:55:00Z">
        <w:r w:rsidRPr="0041026C">
          <w:rPr>
            <w:rFonts w:ascii="Times New Roman" w:hAnsi="Times New Roman" w:cs="Times New Roman"/>
            <w:sz w:val="24"/>
            <w:szCs w:val="24"/>
            <w:rPrChange w:id="569" w:author="ESTHER" w:date="2026-01-09T22:22:00Z" w16du:dateUtc="2026-01-09T18:22:00Z">
              <w:rPr/>
            </w:rPrChange>
          </w:rPr>
          <w:t xml:space="preserve"> students in </w:t>
        </w:r>
      </w:ins>
      <w:ins w:id="570" w:author="ESTHER" w:date="2026-01-09T22:22:00Z" w16du:dateUtc="2026-01-09T18:22:00Z">
        <w:r w:rsidR="0041026C" w:rsidRPr="0041026C">
          <w:rPr>
            <w:rFonts w:ascii="Times New Roman" w:hAnsi="Times New Roman" w:cs="Times New Roman"/>
            <w:sz w:val="24"/>
            <w:szCs w:val="24"/>
            <w:rPrChange w:id="571" w:author="ESTHER" w:date="2026-01-09T22:22:00Z" w16du:dateUtc="2026-01-09T18:22:00Z">
              <w:rPr/>
            </w:rPrChange>
          </w:rPr>
          <w:t>decision-making</w:t>
        </w:r>
      </w:ins>
    </w:p>
    <w:p w14:paraId="0282BECB" w14:textId="2BA0756D" w:rsidR="0041026C" w:rsidRDefault="00D024F4" w:rsidP="0041026C">
      <w:pPr>
        <w:pStyle w:val="ListParagraph"/>
        <w:ind w:left="360"/>
        <w:rPr>
          <w:ins w:id="572" w:author="ESTHER" w:date="2026-01-09T22:23:00Z" w16du:dateUtc="2026-01-09T18:23:00Z"/>
          <w:rFonts w:ascii="Times New Roman" w:hAnsi="Times New Roman" w:cs="Times New Roman"/>
          <w:sz w:val="24"/>
          <w:szCs w:val="24"/>
        </w:rPr>
      </w:pPr>
      <w:ins w:id="573" w:author="ESTHER" w:date="2026-01-09T22:52:00Z" w16du:dateUtc="2026-01-09T18:52: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71552" behindDoc="0" locked="0" layoutInCell="1" allowOverlap="1" wp14:anchorId="45C5A918" wp14:editId="3D9D7165">
                  <wp:simplePos x="0" y="0"/>
                  <wp:positionH relativeFrom="column">
                    <wp:posOffset>257175</wp:posOffset>
                  </wp:positionH>
                  <wp:positionV relativeFrom="paragraph">
                    <wp:posOffset>56515</wp:posOffset>
                  </wp:positionV>
                  <wp:extent cx="485775" cy="228600"/>
                  <wp:effectExtent l="0" t="0" r="28575" b="19050"/>
                  <wp:wrapNone/>
                  <wp:docPr id="319569892"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064EA" id="Rectangle 3" o:spid="_x0000_s1026" style="position:absolute;margin-left:20.25pt;margin-top:4.45pt;width:38.25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" fillcolor="white [3212]" strokecolor="#09101d [484]" strokeweight="1pt"/>
              </w:pict>
            </mc:Fallback>
          </mc:AlternateContent>
        </w:r>
      </w:ins>
    </w:p>
    <w:p w14:paraId="0A08A3F9" w14:textId="77777777" w:rsidR="0041026C" w:rsidRDefault="0041026C" w:rsidP="0041026C">
      <w:pPr>
        <w:pStyle w:val="ListParagraph"/>
        <w:ind w:left="360"/>
        <w:rPr>
          <w:ins w:id="574" w:author="ESTHER" w:date="2026-01-09T22:23:00Z" w16du:dateUtc="2026-01-09T18:23:00Z"/>
          <w:rFonts w:ascii="Times New Roman" w:hAnsi="Times New Roman" w:cs="Times New Roman"/>
          <w:sz w:val="24"/>
          <w:szCs w:val="24"/>
        </w:rPr>
      </w:pPr>
    </w:p>
    <w:p w14:paraId="70E47A34" w14:textId="72E74A84" w:rsidR="00504A64" w:rsidRPr="00D024F4" w:rsidRDefault="0041026C" w:rsidP="0041026C">
      <w:pPr>
        <w:pStyle w:val="ListParagraph"/>
        <w:ind w:left="360"/>
        <w:rPr>
          <w:ins w:id="575" w:author="ESTHER" w:date="2026-01-09T22:23:00Z" w16du:dateUtc="2026-01-09T18:23:00Z"/>
          <w:rFonts w:ascii="Times New Roman" w:hAnsi="Times New Roman" w:cs="Times New Roman"/>
          <w:rPrChange w:id="576" w:author="ESTHER" w:date="2026-01-09T22:47:00Z" w16du:dateUtc="2026-01-09T18:47:00Z">
            <w:rPr>
              <w:ins w:id="577" w:author="ESTHER" w:date="2026-01-09T22:23:00Z" w16du:dateUtc="2026-01-09T18:23:00Z"/>
              <w:rFonts w:ascii="Times New Roman" w:hAnsi="Times New Roman" w:cs="Times New Roman"/>
              <w:sz w:val="24"/>
              <w:szCs w:val="24"/>
            </w:rPr>
          </w:rPrChange>
        </w:rPr>
      </w:pPr>
      <w:ins w:id="578" w:author="ESTHER" w:date="2026-01-09T22:23:00Z" w16du:dateUtc="2026-01-09T18:23:00Z">
        <w:r w:rsidRPr="00D024F4">
          <w:rPr>
            <w:rFonts w:ascii="Times New Roman" w:hAnsi="Times New Roman" w:cs="Times New Roman"/>
            <w:rPrChange w:id="579" w:author="ESTHER" w:date="2026-01-09T22:47:00Z" w16du:dateUtc="2026-01-09T18:47:00Z">
              <w:rPr>
                <w:rFonts w:ascii="Times New Roman" w:hAnsi="Times New Roman" w:cs="Times New Roman"/>
                <w:sz w:val="24"/>
                <w:szCs w:val="24"/>
              </w:rPr>
            </w:rPrChange>
          </w:rPr>
          <w:t>EXPLAIN REASONS</w:t>
        </w:r>
      </w:ins>
    </w:p>
    <w:p w14:paraId="2E3DA49F" w14:textId="5D2A2389" w:rsidR="0041026C" w:rsidRDefault="0041026C" w:rsidP="0041026C">
      <w:pPr>
        <w:pStyle w:val="ListParagraph"/>
        <w:ind w:left="360"/>
        <w:rPr>
          <w:ins w:id="580" w:author="ESTHER" w:date="2026-01-09T22:23:00Z" w16du:dateUtc="2026-01-09T18:23:00Z"/>
          <w:rFonts w:ascii="Times New Roman" w:hAnsi="Times New Roman" w:cs="Times New Roman"/>
          <w:sz w:val="24"/>
          <w:szCs w:val="24"/>
        </w:rPr>
      </w:pPr>
      <w:ins w:id="581" w:author="ESTHER" w:date="2026-01-09T22:23:00Z" w16du:dateUtc="2026-01-09T18:23:00Z">
        <w:r>
          <w:rPr>
            <w:rFonts w:ascii="Times New Roman" w:hAnsi="Times New Roman" w:cs="Times New Roman"/>
            <w:sz w:val="24"/>
            <w:szCs w:val="24"/>
          </w:rPr>
          <w:t>__________________________________________________________</w:t>
        </w:r>
      </w:ins>
    </w:p>
    <w:p w14:paraId="7A51D357" w14:textId="47915366" w:rsidR="0041026C" w:rsidRDefault="0041026C" w:rsidP="0041026C">
      <w:pPr>
        <w:pStyle w:val="ListParagraph"/>
        <w:ind w:left="360"/>
        <w:rPr>
          <w:ins w:id="582" w:author="ESTHER" w:date="2026-01-09T22:47:00Z" w16du:dateUtc="2026-01-09T18:47:00Z"/>
          <w:rFonts w:ascii="Times New Roman" w:hAnsi="Times New Roman" w:cs="Times New Roman"/>
          <w:sz w:val="24"/>
          <w:szCs w:val="24"/>
        </w:rPr>
      </w:pPr>
      <w:ins w:id="583" w:author="ESTHER" w:date="2026-01-09T22:23:00Z" w16du:dateUtc="2026-01-09T18:23:00Z">
        <w:r>
          <w:rPr>
            <w:rFonts w:ascii="Times New Roman" w:hAnsi="Times New Roman" w:cs="Times New Roman"/>
            <w:sz w:val="24"/>
            <w:szCs w:val="24"/>
          </w:rPr>
          <w:t>__________________________________________________________</w:t>
        </w:r>
      </w:ins>
    </w:p>
    <w:p w14:paraId="5838D9F6" w14:textId="77777777" w:rsidR="00D024F4" w:rsidRPr="0041026C" w:rsidRDefault="00D024F4" w:rsidP="0041026C">
      <w:pPr>
        <w:pStyle w:val="ListParagraph"/>
        <w:ind w:left="360"/>
        <w:rPr>
          <w:ins w:id="584" w:author="ESTHER" w:date="2026-01-09T21:55:00Z" w16du:dateUtc="2026-01-09T17:55:00Z"/>
          <w:rFonts w:ascii="Times New Roman" w:hAnsi="Times New Roman" w:cs="Times New Roman"/>
          <w:sz w:val="24"/>
          <w:szCs w:val="24"/>
          <w:rPrChange w:id="585" w:author="ESTHER" w:date="2026-01-09T22:22:00Z" w16du:dateUtc="2026-01-09T18:22:00Z">
            <w:rPr>
              <w:ins w:id="586" w:author="ESTHER" w:date="2026-01-09T21:55:00Z" w16du:dateUtc="2026-01-09T17:55:00Z"/>
            </w:rPr>
          </w:rPrChange>
        </w:rPr>
        <w:pPrChange w:id="587" w:author="ESTHER" w:date="2026-01-09T22:22:00Z" w16du:dateUtc="2026-01-09T18:22:00Z">
          <w:pPr/>
        </w:pPrChange>
      </w:pPr>
    </w:p>
    <w:p w14:paraId="0831014C" w14:textId="53D9D0FE" w:rsidR="00504A64" w:rsidRPr="000067DA" w:rsidRDefault="00504A64" w:rsidP="000067DA">
      <w:pPr>
        <w:pStyle w:val="ListParagraph"/>
        <w:numPr>
          <w:ilvl w:val="0"/>
          <w:numId w:val="7"/>
        </w:numPr>
        <w:rPr>
          <w:ins w:id="588" w:author="ESTHER" w:date="2026-01-09T22:24:00Z" w16du:dateUtc="2026-01-09T18:24:00Z"/>
          <w:rFonts w:ascii="Times New Roman" w:hAnsi="Times New Roman" w:cs="Times New Roman"/>
          <w:sz w:val="24"/>
          <w:szCs w:val="24"/>
          <w:rPrChange w:id="589" w:author="ESTHER" w:date="2026-01-09T22:24:00Z" w16du:dateUtc="2026-01-09T18:24:00Z">
            <w:rPr>
              <w:ins w:id="590" w:author="ESTHER" w:date="2026-01-09T22:24:00Z" w16du:dateUtc="2026-01-09T18:24:00Z"/>
            </w:rPr>
          </w:rPrChange>
        </w:rPr>
        <w:pPrChange w:id="591" w:author="ESTHER" w:date="2026-01-09T22:24:00Z" w16du:dateUtc="2026-01-09T18:24:00Z">
          <w:pPr/>
        </w:pPrChange>
      </w:pPr>
      <w:ins w:id="592" w:author="ESTHER" w:date="2026-01-09T21:55:00Z" w16du:dateUtc="2026-01-09T17:55:00Z">
        <w:r w:rsidRPr="000067DA">
          <w:rPr>
            <w:rFonts w:ascii="Times New Roman" w:hAnsi="Times New Roman" w:cs="Times New Roman"/>
            <w:sz w:val="24"/>
            <w:szCs w:val="24"/>
            <w:rPrChange w:id="593" w:author="ESTHER" w:date="2026-01-09T22:24:00Z" w16du:dateUtc="2026-01-09T18:24:00Z">
              <w:rPr/>
            </w:rPrChange>
          </w:rPr>
          <w:t>Collaborative lessons make learning enjoyable.</w:t>
        </w:r>
      </w:ins>
    </w:p>
    <w:p w14:paraId="0E259BE1" w14:textId="00802469" w:rsidR="000067DA" w:rsidRDefault="00D024F4" w:rsidP="000067DA">
      <w:pPr>
        <w:pStyle w:val="ListParagraph"/>
        <w:ind w:left="360"/>
        <w:rPr>
          <w:ins w:id="594" w:author="ESTHER" w:date="2026-01-09T22:24:00Z" w16du:dateUtc="2026-01-09T18:24:00Z"/>
          <w:rFonts w:ascii="Times New Roman" w:hAnsi="Times New Roman" w:cs="Times New Roman"/>
          <w:sz w:val="24"/>
          <w:szCs w:val="24"/>
        </w:rPr>
      </w:pPr>
      <w:ins w:id="595" w:author="ESTHER" w:date="2026-01-09T22:52:00Z" w16du:dateUtc="2026-01-09T18:52: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73600" behindDoc="0" locked="0" layoutInCell="1" allowOverlap="1" wp14:anchorId="4F01899D" wp14:editId="4915160F">
                  <wp:simplePos x="0" y="0"/>
                  <wp:positionH relativeFrom="column">
                    <wp:posOffset>247650</wp:posOffset>
                  </wp:positionH>
                  <wp:positionV relativeFrom="paragraph">
                    <wp:posOffset>56515</wp:posOffset>
                  </wp:positionV>
                  <wp:extent cx="485775" cy="228600"/>
                  <wp:effectExtent l="0" t="0" r="28575" b="19050"/>
                  <wp:wrapNone/>
                  <wp:docPr id="737267705"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5F06C" id="Rectangle 3" o:spid="_x0000_s1026" style="position:absolute;margin-left:19.5pt;margin-top:4.45pt;width:38.25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" fillcolor="white [3212]" strokecolor="#09101d [484]" strokeweight="1pt"/>
              </w:pict>
            </mc:Fallback>
          </mc:AlternateContent>
        </w:r>
      </w:ins>
    </w:p>
    <w:p w14:paraId="69CB6541" w14:textId="77777777" w:rsidR="000067DA" w:rsidRDefault="000067DA" w:rsidP="000067DA">
      <w:pPr>
        <w:pStyle w:val="ListParagraph"/>
        <w:ind w:left="360"/>
        <w:rPr>
          <w:ins w:id="596" w:author="ESTHER" w:date="2026-01-09T22:24:00Z" w16du:dateUtc="2026-01-09T18:24:00Z"/>
          <w:rFonts w:ascii="Times New Roman" w:hAnsi="Times New Roman" w:cs="Times New Roman"/>
          <w:sz w:val="24"/>
          <w:szCs w:val="24"/>
        </w:rPr>
      </w:pPr>
    </w:p>
    <w:p w14:paraId="47542A9D" w14:textId="71F5610F" w:rsidR="000067DA" w:rsidRPr="00D024F4" w:rsidRDefault="000067DA" w:rsidP="000067DA">
      <w:pPr>
        <w:pStyle w:val="ListParagraph"/>
        <w:ind w:left="360"/>
        <w:rPr>
          <w:ins w:id="597" w:author="ESTHER" w:date="2026-01-09T22:24:00Z" w16du:dateUtc="2026-01-09T18:24:00Z"/>
          <w:rFonts w:ascii="Times New Roman" w:hAnsi="Times New Roman" w:cs="Times New Roman"/>
          <w:rPrChange w:id="598" w:author="ESTHER" w:date="2026-01-09T22:49:00Z" w16du:dateUtc="2026-01-09T18:49:00Z">
            <w:rPr>
              <w:ins w:id="599" w:author="ESTHER" w:date="2026-01-09T22:24:00Z" w16du:dateUtc="2026-01-09T18:24:00Z"/>
              <w:rFonts w:ascii="Times New Roman" w:hAnsi="Times New Roman" w:cs="Times New Roman"/>
              <w:sz w:val="24"/>
              <w:szCs w:val="24"/>
            </w:rPr>
          </w:rPrChange>
        </w:rPr>
      </w:pPr>
      <w:ins w:id="600" w:author="ESTHER" w:date="2026-01-09T22:24:00Z" w16du:dateUtc="2026-01-09T18:24:00Z">
        <w:r w:rsidRPr="00D024F4">
          <w:rPr>
            <w:rFonts w:ascii="Times New Roman" w:hAnsi="Times New Roman" w:cs="Times New Roman"/>
            <w:rPrChange w:id="601" w:author="ESTHER" w:date="2026-01-09T22:49:00Z" w16du:dateUtc="2026-01-09T18:49:00Z">
              <w:rPr>
                <w:rFonts w:ascii="Times New Roman" w:hAnsi="Times New Roman" w:cs="Times New Roman"/>
                <w:sz w:val="24"/>
                <w:szCs w:val="24"/>
              </w:rPr>
            </w:rPrChange>
          </w:rPr>
          <w:t>EXPLAIN WHY</w:t>
        </w:r>
      </w:ins>
    </w:p>
    <w:p w14:paraId="22DD0E18" w14:textId="130D1DE4" w:rsidR="000067DA" w:rsidRDefault="000067DA" w:rsidP="000067DA">
      <w:pPr>
        <w:pStyle w:val="ListParagraph"/>
        <w:ind w:left="360"/>
        <w:rPr>
          <w:ins w:id="602" w:author="ESTHER" w:date="2026-01-09T22:24:00Z" w16du:dateUtc="2026-01-09T18:24:00Z"/>
          <w:rFonts w:ascii="Times New Roman" w:hAnsi="Times New Roman" w:cs="Times New Roman"/>
          <w:sz w:val="24"/>
          <w:szCs w:val="24"/>
        </w:rPr>
      </w:pPr>
      <w:ins w:id="603" w:author="ESTHER" w:date="2026-01-09T22:24:00Z" w16du:dateUtc="2026-01-09T18:24:00Z">
        <w:r>
          <w:rPr>
            <w:rFonts w:ascii="Times New Roman" w:hAnsi="Times New Roman" w:cs="Times New Roman"/>
            <w:sz w:val="24"/>
            <w:szCs w:val="24"/>
          </w:rPr>
          <w:t>____________________________________________________________</w:t>
        </w:r>
      </w:ins>
    </w:p>
    <w:p w14:paraId="52C83A87" w14:textId="7AA6C10A" w:rsidR="000067DA" w:rsidRDefault="000067DA" w:rsidP="000067DA">
      <w:pPr>
        <w:pStyle w:val="ListParagraph"/>
        <w:ind w:left="360"/>
        <w:rPr>
          <w:ins w:id="604" w:author="ESTHER" w:date="2026-01-09T22:24:00Z" w16du:dateUtc="2026-01-09T18:24:00Z"/>
          <w:rFonts w:ascii="Times New Roman" w:hAnsi="Times New Roman" w:cs="Times New Roman"/>
          <w:sz w:val="24"/>
          <w:szCs w:val="24"/>
        </w:rPr>
      </w:pPr>
      <w:ins w:id="605" w:author="ESTHER" w:date="2026-01-09T22:24:00Z" w16du:dateUtc="2026-01-09T18:24:00Z">
        <w:r>
          <w:rPr>
            <w:rFonts w:ascii="Times New Roman" w:hAnsi="Times New Roman" w:cs="Times New Roman"/>
            <w:sz w:val="24"/>
            <w:szCs w:val="24"/>
          </w:rPr>
          <w:t>___________________________________________________________</w:t>
        </w:r>
      </w:ins>
    </w:p>
    <w:p w14:paraId="3CB2A623" w14:textId="44D8F59A" w:rsidR="000067DA" w:rsidRPr="000067DA" w:rsidRDefault="000067DA" w:rsidP="000067DA">
      <w:pPr>
        <w:pStyle w:val="ListParagraph"/>
        <w:ind w:left="360"/>
        <w:rPr>
          <w:ins w:id="606" w:author="ESTHER" w:date="2026-01-09T21:55:00Z" w16du:dateUtc="2026-01-09T17:55:00Z"/>
          <w:rFonts w:ascii="Times New Roman" w:hAnsi="Times New Roman" w:cs="Times New Roman"/>
          <w:sz w:val="24"/>
          <w:szCs w:val="24"/>
          <w:rPrChange w:id="607" w:author="ESTHER" w:date="2026-01-09T22:24:00Z" w16du:dateUtc="2026-01-09T18:24:00Z">
            <w:rPr>
              <w:ins w:id="608" w:author="ESTHER" w:date="2026-01-09T21:55:00Z" w16du:dateUtc="2026-01-09T17:55:00Z"/>
            </w:rPr>
          </w:rPrChange>
        </w:rPr>
        <w:pPrChange w:id="609" w:author="ESTHER" w:date="2026-01-09T22:24:00Z" w16du:dateUtc="2026-01-09T18:24:00Z">
          <w:pPr/>
        </w:pPrChange>
      </w:pPr>
      <w:ins w:id="610" w:author="ESTHER" w:date="2026-01-09T22:24:00Z" w16du:dateUtc="2026-01-09T18:24:00Z">
        <w:r>
          <w:rPr>
            <w:rFonts w:ascii="Times New Roman" w:hAnsi="Times New Roman" w:cs="Times New Roman"/>
            <w:sz w:val="24"/>
            <w:szCs w:val="24"/>
          </w:rPr>
          <w:t>____________________________________________________________</w:t>
        </w:r>
      </w:ins>
    </w:p>
    <w:p w14:paraId="5B0B835F" w14:textId="07BC3EE3" w:rsidR="00504A64" w:rsidRPr="009F1EAE" w:rsidRDefault="00504A64" w:rsidP="009F1EAE">
      <w:pPr>
        <w:pStyle w:val="ListParagraph"/>
        <w:numPr>
          <w:ilvl w:val="0"/>
          <w:numId w:val="7"/>
        </w:numPr>
        <w:rPr>
          <w:ins w:id="611" w:author="ESTHER" w:date="2026-01-09T22:25:00Z" w16du:dateUtc="2026-01-09T18:25:00Z"/>
          <w:rFonts w:ascii="Times New Roman" w:hAnsi="Times New Roman" w:cs="Times New Roman"/>
          <w:sz w:val="24"/>
          <w:szCs w:val="24"/>
          <w:rPrChange w:id="612" w:author="ESTHER" w:date="2026-01-09T22:25:00Z" w16du:dateUtc="2026-01-09T18:25:00Z">
            <w:rPr>
              <w:ins w:id="613" w:author="ESTHER" w:date="2026-01-09T22:25:00Z" w16du:dateUtc="2026-01-09T18:25:00Z"/>
            </w:rPr>
          </w:rPrChange>
        </w:rPr>
        <w:pPrChange w:id="614" w:author="ESTHER" w:date="2026-01-09T22:25:00Z" w16du:dateUtc="2026-01-09T18:25:00Z">
          <w:pPr/>
        </w:pPrChange>
      </w:pPr>
      <w:ins w:id="615" w:author="ESTHER" w:date="2026-01-09T21:55:00Z" w16du:dateUtc="2026-01-09T17:55:00Z">
        <w:r w:rsidRPr="009F1EAE">
          <w:rPr>
            <w:rFonts w:ascii="Times New Roman" w:hAnsi="Times New Roman" w:cs="Times New Roman"/>
            <w:sz w:val="24"/>
            <w:szCs w:val="24"/>
            <w:rPrChange w:id="616" w:author="ESTHER" w:date="2026-01-09T22:25:00Z" w16du:dateUtc="2026-01-09T18:25:00Z">
              <w:rPr/>
            </w:rPrChange>
          </w:rPr>
          <w:lastRenderedPageBreak/>
          <w:t>I participate more actively in collaborative classrooms.</w:t>
        </w:r>
      </w:ins>
    </w:p>
    <w:p w14:paraId="00604178" w14:textId="39317D93" w:rsidR="009F1EAE" w:rsidRDefault="00D024F4" w:rsidP="009F1EAE">
      <w:pPr>
        <w:pStyle w:val="ListParagraph"/>
        <w:ind w:left="360"/>
        <w:rPr>
          <w:ins w:id="617" w:author="ESTHER" w:date="2026-01-09T22:25:00Z" w16du:dateUtc="2026-01-09T18:25:00Z"/>
          <w:rFonts w:ascii="Times New Roman" w:hAnsi="Times New Roman" w:cs="Times New Roman"/>
          <w:sz w:val="24"/>
          <w:szCs w:val="24"/>
        </w:rPr>
      </w:pPr>
      <w:ins w:id="618" w:author="ESTHER" w:date="2026-01-09T22:52:00Z" w16du:dateUtc="2026-01-09T18:52: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75648" behindDoc="0" locked="0" layoutInCell="1" allowOverlap="1" wp14:anchorId="3AAB55EE" wp14:editId="028EB6DA">
                  <wp:simplePos x="0" y="0"/>
                  <wp:positionH relativeFrom="column">
                    <wp:posOffset>238125</wp:posOffset>
                  </wp:positionH>
                  <wp:positionV relativeFrom="paragraph">
                    <wp:posOffset>66675</wp:posOffset>
                  </wp:positionV>
                  <wp:extent cx="485775" cy="228600"/>
                  <wp:effectExtent l="0" t="0" r="28575" b="19050"/>
                  <wp:wrapNone/>
                  <wp:docPr id="158227097"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06F8F" id="Rectangle 3" o:spid="_x0000_s1026" style="position:absolute;margin-left:18.75pt;margin-top:5.25pt;width:38.25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" fillcolor="white [3212]" strokecolor="#09101d [484]" strokeweight="1pt"/>
              </w:pict>
            </mc:Fallback>
          </mc:AlternateContent>
        </w:r>
      </w:ins>
    </w:p>
    <w:p w14:paraId="717F6ECA" w14:textId="77777777" w:rsidR="009F1EAE" w:rsidRDefault="009F1EAE" w:rsidP="009F1EAE">
      <w:pPr>
        <w:pStyle w:val="ListParagraph"/>
        <w:ind w:left="360"/>
        <w:rPr>
          <w:ins w:id="619" w:author="ESTHER" w:date="2026-01-09T22:25:00Z" w16du:dateUtc="2026-01-09T18:25:00Z"/>
          <w:rFonts w:ascii="Times New Roman" w:hAnsi="Times New Roman" w:cs="Times New Roman"/>
          <w:sz w:val="24"/>
          <w:szCs w:val="24"/>
        </w:rPr>
      </w:pPr>
    </w:p>
    <w:p w14:paraId="040FEC06" w14:textId="103E4EF4" w:rsidR="009F1EAE" w:rsidRPr="00D024F4" w:rsidRDefault="009F1EAE" w:rsidP="009F1EAE">
      <w:pPr>
        <w:pStyle w:val="ListParagraph"/>
        <w:ind w:left="360"/>
        <w:rPr>
          <w:ins w:id="620" w:author="ESTHER" w:date="2026-01-09T22:25:00Z" w16du:dateUtc="2026-01-09T18:25:00Z"/>
          <w:rFonts w:ascii="Times New Roman" w:hAnsi="Times New Roman" w:cs="Times New Roman"/>
          <w:rPrChange w:id="621" w:author="ESTHER" w:date="2026-01-09T22:48:00Z" w16du:dateUtc="2026-01-09T18:48:00Z">
            <w:rPr>
              <w:ins w:id="622" w:author="ESTHER" w:date="2026-01-09T22:25:00Z" w16du:dateUtc="2026-01-09T18:25:00Z"/>
              <w:rFonts w:ascii="Times New Roman" w:hAnsi="Times New Roman" w:cs="Times New Roman"/>
              <w:sz w:val="24"/>
              <w:szCs w:val="24"/>
            </w:rPr>
          </w:rPrChange>
        </w:rPr>
      </w:pPr>
      <w:ins w:id="623" w:author="ESTHER" w:date="2026-01-09T22:25:00Z" w16du:dateUtc="2026-01-09T18:25:00Z">
        <w:r w:rsidRPr="00D024F4">
          <w:rPr>
            <w:rFonts w:ascii="Times New Roman" w:hAnsi="Times New Roman" w:cs="Times New Roman"/>
            <w:rPrChange w:id="624" w:author="ESTHER" w:date="2026-01-09T22:48:00Z" w16du:dateUtc="2026-01-09T18:48:00Z">
              <w:rPr>
                <w:rFonts w:ascii="Times New Roman" w:hAnsi="Times New Roman" w:cs="Times New Roman"/>
                <w:sz w:val="24"/>
                <w:szCs w:val="24"/>
              </w:rPr>
            </w:rPrChange>
          </w:rPr>
          <w:t>WHY</w:t>
        </w:r>
      </w:ins>
    </w:p>
    <w:p w14:paraId="292DD24E" w14:textId="3FD408F6" w:rsidR="009F1EAE" w:rsidRDefault="009F1EAE" w:rsidP="009F1EAE">
      <w:pPr>
        <w:pStyle w:val="ListParagraph"/>
        <w:ind w:left="360"/>
        <w:rPr>
          <w:ins w:id="625" w:author="ESTHER" w:date="2026-01-09T22:25:00Z" w16du:dateUtc="2026-01-09T18:25:00Z"/>
          <w:rFonts w:ascii="Times New Roman" w:hAnsi="Times New Roman" w:cs="Times New Roman"/>
          <w:sz w:val="24"/>
          <w:szCs w:val="24"/>
        </w:rPr>
      </w:pPr>
      <w:ins w:id="626" w:author="ESTHER" w:date="2026-01-09T22:25:00Z" w16du:dateUtc="2026-01-09T18:25:00Z">
        <w:r>
          <w:rPr>
            <w:rFonts w:ascii="Times New Roman" w:hAnsi="Times New Roman" w:cs="Times New Roman"/>
            <w:sz w:val="24"/>
            <w:szCs w:val="24"/>
          </w:rPr>
          <w:t>_____________________________________________________________</w:t>
        </w:r>
      </w:ins>
    </w:p>
    <w:p w14:paraId="79A26E6F" w14:textId="37AC818A" w:rsidR="009F1EAE" w:rsidRDefault="00A80379" w:rsidP="009F1EAE">
      <w:pPr>
        <w:pStyle w:val="ListParagraph"/>
        <w:ind w:left="360"/>
        <w:rPr>
          <w:ins w:id="627" w:author="ESTHER" w:date="2026-01-09T22:25:00Z" w16du:dateUtc="2026-01-09T18:25:00Z"/>
          <w:rFonts w:ascii="Times New Roman" w:hAnsi="Times New Roman" w:cs="Times New Roman"/>
          <w:sz w:val="24"/>
          <w:szCs w:val="24"/>
        </w:rPr>
      </w:pPr>
      <w:ins w:id="628" w:author="ESTHER" w:date="2026-01-09T22:25:00Z" w16du:dateUtc="2026-01-09T18:25:00Z">
        <w:r>
          <w:rPr>
            <w:rFonts w:ascii="Times New Roman" w:hAnsi="Times New Roman" w:cs="Times New Roman"/>
            <w:sz w:val="24"/>
            <w:szCs w:val="24"/>
          </w:rPr>
          <w:t>_____________________________________________________________</w:t>
        </w:r>
      </w:ins>
    </w:p>
    <w:p w14:paraId="78440912" w14:textId="77777777" w:rsidR="00242C14" w:rsidRPr="009F1EAE" w:rsidRDefault="00242C14" w:rsidP="009F1EAE">
      <w:pPr>
        <w:pStyle w:val="ListParagraph"/>
        <w:ind w:left="360"/>
        <w:rPr>
          <w:ins w:id="629" w:author="ESTHER" w:date="2026-01-09T21:55:00Z" w16du:dateUtc="2026-01-09T17:55:00Z"/>
          <w:rFonts w:ascii="Times New Roman" w:hAnsi="Times New Roman" w:cs="Times New Roman"/>
          <w:sz w:val="24"/>
          <w:szCs w:val="24"/>
          <w:rPrChange w:id="630" w:author="ESTHER" w:date="2026-01-09T22:25:00Z" w16du:dateUtc="2026-01-09T18:25:00Z">
            <w:rPr>
              <w:ins w:id="631" w:author="ESTHER" w:date="2026-01-09T21:55:00Z" w16du:dateUtc="2026-01-09T17:55:00Z"/>
            </w:rPr>
          </w:rPrChange>
        </w:rPr>
        <w:pPrChange w:id="632" w:author="ESTHER" w:date="2026-01-09T22:25:00Z" w16du:dateUtc="2026-01-09T18:25:00Z">
          <w:pPr/>
        </w:pPrChange>
      </w:pPr>
    </w:p>
    <w:p w14:paraId="5F2EF1BF" w14:textId="61708270" w:rsidR="00242C14" w:rsidRDefault="00504A64" w:rsidP="00242C14">
      <w:pPr>
        <w:pStyle w:val="ListParagraph"/>
        <w:numPr>
          <w:ilvl w:val="0"/>
          <w:numId w:val="7"/>
        </w:numPr>
        <w:rPr>
          <w:ins w:id="633" w:author="ESTHER" w:date="2026-01-09T22:26:00Z" w16du:dateUtc="2026-01-09T18:26:00Z"/>
          <w:rFonts w:ascii="Times New Roman" w:hAnsi="Times New Roman" w:cs="Times New Roman"/>
          <w:sz w:val="24"/>
          <w:szCs w:val="24"/>
        </w:rPr>
      </w:pPr>
      <w:ins w:id="634" w:author="ESTHER" w:date="2026-01-09T21:55:00Z" w16du:dateUtc="2026-01-09T17:55:00Z">
        <w:r w:rsidRPr="00242C14">
          <w:rPr>
            <w:rFonts w:ascii="Times New Roman" w:hAnsi="Times New Roman" w:cs="Times New Roman"/>
            <w:sz w:val="24"/>
            <w:szCs w:val="24"/>
            <w:rPrChange w:id="635" w:author="ESTHER" w:date="2026-01-09T22:25:00Z" w16du:dateUtc="2026-01-09T18:25:00Z">
              <w:rPr/>
            </w:rPrChange>
          </w:rPr>
          <w:t>Collaboration helps me stay focused during lessons.</w:t>
        </w:r>
      </w:ins>
    </w:p>
    <w:p w14:paraId="4B2ACF62" w14:textId="3448F674" w:rsidR="00491957" w:rsidRDefault="00D024F4" w:rsidP="00491957">
      <w:pPr>
        <w:pStyle w:val="ListParagraph"/>
        <w:ind w:left="360"/>
        <w:rPr>
          <w:ins w:id="636" w:author="ESTHER" w:date="2026-01-09T22:26:00Z" w16du:dateUtc="2026-01-09T18:26:00Z"/>
          <w:rFonts w:ascii="Times New Roman" w:hAnsi="Times New Roman" w:cs="Times New Roman"/>
          <w:sz w:val="24"/>
          <w:szCs w:val="24"/>
        </w:rPr>
      </w:pPr>
      <w:ins w:id="637" w:author="ESTHER" w:date="2026-01-09T22:53:00Z" w16du:dateUtc="2026-01-09T18:53: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77696" behindDoc="0" locked="0" layoutInCell="1" allowOverlap="1" wp14:anchorId="637290D1" wp14:editId="51EB175D">
                  <wp:simplePos x="0" y="0"/>
                  <wp:positionH relativeFrom="column">
                    <wp:posOffset>238125</wp:posOffset>
                  </wp:positionH>
                  <wp:positionV relativeFrom="paragraph">
                    <wp:posOffset>46990</wp:posOffset>
                  </wp:positionV>
                  <wp:extent cx="485775" cy="228600"/>
                  <wp:effectExtent l="0" t="0" r="28575" b="19050"/>
                  <wp:wrapNone/>
                  <wp:docPr id="2037572415"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262A0" id="Rectangle 3" o:spid="_x0000_s1026" style="position:absolute;margin-left:18.75pt;margin-top:3.7pt;width:38.25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" fillcolor="white [3212]" strokecolor="#09101d [484]" strokeweight="1pt"/>
              </w:pict>
            </mc:Fallback>
          </mc:AlternateContent>
        </w:r>
      </w:ins>
    </w:p>
    <w:p w14:paraId="0F866C01" w14:textId="77777777" w:rsidR="00491957" w:rsidRDefault="00491957" w:rsidP="00491957">
      <w:pPr>
        <w:pStyle w:val="ListParagraph"/>
        <w:ind w:left="360"/>
        <w:rPr>
          <w:ins w:id="638" w:author="ESTHER" w:date="2026-01-09T22:26:00Z" w16du:dateUtc="2026-01-09T18:26:00Z"/>
          <w:rFonts w:ascii="Times New Roman" w:hAnsi="Times New Roman" w:cs="Times New Roman"/>
          <w:sz w:val="24"/>
          <w:szCs w:val="24"/>
        </w:rPr>
      </w:pPr>
    </w:p>
    <w:p w14:paraId="52544D31" w14:textId="7B7E5615" w:rsidR="00491957" w:rsidRPr="00D024F4" w:rsidRDefault="00491957" w:rsidP="00491957">
      <w:pPr>
        <w:pStyle w:val="ListParagraph"/>
        <w:ind w:left="360"/>
        <w:rPr>
          <w:ins w:id="639" w:author="ESTHER" w:date="2026-01-09T22:26:00Z" w16du:dateUtc="2026-01-09T18:26:00Z"/>
          <w:rFonts w:ascii="Times New Roman" w:hAnsi="Times New Roman" w:cs="Times New Roman"/>
          <w:rPrChange w:id="640" w:author="ESTHER" w:date="2026-01-09T22:48:00Z" w16du:dateUtc="2026-01-09T18:48:00Z">
            <w:rPr>
              <w:ins w:id="641" w:author="ESTHER" w:date="2026-01-09T22:26:00Z" w16du:dateUtc="2026-01-09T18:26:00Z"/>
              <w:rFonts w:ascii="Times New Roman" w:hAnsi="Times New Roman" w:cs="Times New Roman"/>
              <w:sz w:val="24"/>
              <w:szCs w:val="24"/>
            </w:rPr>
          </w:rPrChange>
        </w:rPr>
      </w:pPr>
      <w:ins w:id="642" w:author="ESTHER" w:date="2026-01-09T22:26:00Z" w16du:dateUtc="2026-01-09T18:26:00Z">
        <w:r w:rsidRPr="00D024F4">
          <w:rPr>
            <w:rFonts w:ascii="Times New Roman" w:hAnsi="Times New Roman" w:cs="Times New Roman"/>
            <w:rPrChange w:id="643" w:author="ESTHER" w:date="2026-01-09T22:48:00Z" w16du:dateUtc="2026-01-09T18:48:00Z">
              <w:rPr>
                <w:rFonts w:ascii="Times New Roman" w:hAnsi="Times New Roman" w:cs="Times New Roman"/>
                <w:sz w:val="24"/>
                <w:szCs w:val="24"/>
              </w:rPr>
            </w:rPrChange>
          </w:rPr>
          <w:t>WHY</w:t>
        </w:r>
      </w:ins>
    </w:p>
    <w:p w14:paraId="73DA4D68" w14:textId="62D33C9B" w:rsidR="00491957" w:rsidRDefault="00491957" w:rsidP="00491957">
      <w:pPr>
        <w:pStyle w:val="ListParagraph"/>
        <w:ind w:left="360"/>
        <w:rPr>
          <w:ins w:id="644" w:author="ESTHER" w:date="2026-01-09T22:26:00Z" w16du:dateUtc="2026-01-09T18:26:00Z"/>
          <w:rFonts w:ascii="Times New Roman" w:hAnsi="Times New Roman" w:cs="Times New Roman"/>
          <w:sz w:val="24"/>
          <w:szCs w:val="24"/>
        </w:rPr>
      </w:pPr>
      <w:ins w:id="645" w:author="ESTHER" w:date="2026-01-09T22:26:00Z" w16du:dateUtc="2026-01-09T18:26:00Z">
        <w:r>
          <w:rPr>
            <w:rFonts w:ascii="Times New Roman" w:hAnsi="Times New Roman" w:cs="Times New Roman"/>
            <w:sz w:val="24"/>
            <w:szCs w:val="24"/>
          </w:rPr>
          <w:t>___________________________________________________________________</w:t>
        </w:r>
      </w:ins>
    </w:p>
    <w:p w14:paraId="57AC5D52" w14:textId="13B8684D" w:rsidR="00491957" w:rsidRDefault="00491957" w:rsidP="00491957">
      <w:pPr>
        <w:pStyle w:val="ListParagraph"/>
        <w:ind w:left="360"/>
        <w:rPr>
          <w:ins w:id="646" w:author="ESTHER" w:date="2026-01-09T22:27:00Z" w16du:dateUtc="2026-01-09T18:27:00Z"/>
          <w:rFonts w:ascii="Times New Roman" w:hAnsi="Times New Roman" w:cs="Times New Roman"/>
          <w:sz w:val="24"/>
          <w:szCs w:val="24"/>
        </w:rPr>
      </w:pPr>
      <w:ins w:id="647" w:author="ESTHER" w:date="2026-01-09T22:26:00Z" w16du:dateUtc="2026-01-09T18:26:00Z">
        <w:r>
          <w:rPr>
            <w:rFonts w:ascii="Times New Roman" w:hAnsi="Times New Roman" w:cs="Times New Roman"/>
            <w:sz w:val="24"/>
            <w:szCs w:val="24"/>
          </w:rPr>
          <w:t>_____________________________________________________________________</w:t>
        </w:r>
      </w:ins>
    </w:p>
    <w:p w14:paraId="44C6BB50" w14:textId="1768F07E" w:rsidR="00491957" w:rsidRPr="00242C14" w:rsidRDefault="00491957" w:rsidP="00491957">
      <w:pPr>
        <w:pStyle w:val="ListParagraph"/>
        <w:ind w:left="360"/>
        <w:rPr>
          <w:ins w:id="648" w:author="ESTHER" w:date="2026-01-09T21:55:00Z" w16du:dateUtc="2026-01-09T17:55:00Z"/>
          <w:rFonts w:ascii="Times New Roman" w:hAnsi="Times New Roman" w:cs="Times New Roman"/>
          <w:sz w:val="24"/>
          <w:szCs w:val="24"/>
          <w:rPrChange w:id="649" w:author="ESTHER" w:date="2026-01-09T22:26:00Z" w16du:dateUtc="2026-01-09T18:26:00Z">
            <w:rPr>
              <w:ins w:id="650" w:author="ESTHER" w:date="2026-01-09T21:55:00Z" w16du:dateUtc="2026-01-09T17:55:00Z"/>
            </w:rPr>
          </w:rPrChange>
        </w:rPr>
        <w:pPrChange w:id="651" w:author="ESTHER" w:date="2026-01-09T22:26:00Z" w16du:dateUtc="2026-01-09T18:26:00Z">
          <w:pPr/>
        </w:pPrChange>
      </w:pPr>
      <w:ins w:id="652" w:author="ESTHER" w:date="2026-01-09T22:27:00Z" w16du:dateUtc="2026-01-09T18:27:00Z">
        <w:r>
          <w:rPr>
            <w:rFonts w:ascii="Times New Roman" w:hAnsi="Times New Roman" w:cs="Times New Roman"/>
            <w:sz w:val="24"/>
            <w:szCs w:val="24"/>
          </w:rPr>
          <w:t>_____________________________________________________________________</w:t>
        </w:r>
      </w:ins>
    </w:p>
    <w:p w14:paraId="2EB37817" w14:textId="77777777" w:rsidR="0055719E" w:rsidRDefault="0055719E" w:rsidP="00504A64">
      <w:pPr>
        <w:pStyle w:val="Heading2"/>
        <w:rPr>
          <w:ins w:id="653" w:author="ESTHER" w:date="2026-01-09T22:27:00Z" w16du:dateUtc="2026-01-09T18:27:00Z"/>
          <w:rFonts w:ascii="Times New Roman" w:hAnsi="Times New Roman" w:cs="Times New Roman"/>
          <w:color w:val="000000" w:themeColor="text1"/>
          <w:sz w:val="24"/>
          <w:szCs w:val="24"/>
        </w:rPr>
      </w:pPr>
    </w:p>
    <w:p w14:paraId="310D51D8" w14:textId="1BAF49EB" w:rsidR="00504A64" w:rsidRPr="00504A64" w:rsidRDefault="00504A64" w:rsidP="00504A64">
      <w:pPr>
        <w:pStyle w:val="Heading2"/>
        <w:rPr>
          <w:ins w:id="654" w:author="ESTHER" w:date="2026-01-09T21:55:00Z" w16du:dateUtc="2026-01-09T17:55:00Z"/>
          <w:rFonts w:ascii="Times New Roman" w:hAnsi="Times New Roman" w:cs="Times New Roman"/>
          <w:color w:val="000000" w:themeColor="text1"/>
          <w:sz w:val="24"/>
          <w:szCs w:val="24"/>
          <w:rPrChange w:id="655" w:author="ESTHER" w:date="2026-01-09T21:57:00Z" w16du:dateUtc="2026-01-09T17:57:00Z">
            <w:rPr>
              <w:ins w:id="656" w:author="ESTHER" w:date="2026-01-09T21:55:00Z" w16du:dateUtc="2026-01-09T17:55:00Z"/>
            </w:rPr>
          </w:rPrChange>
        </w:rPr>
      </w:pPr>
      <w:ins w:id="657" w:author="ESTHER" w:date="2026-01-09T21:55:00Z" w16du:dateUtc="2026-01-09T17:55:00Z">
        <w:r w:rsidRPr="00504A64">
          <w:rPr>
            <w:rFonts w:ascii="Times New Roman" w:hAnsi="Times New Roman" w:cs="Times New Roman"/>
            <w:color w:val="000000" w:themeColor="text1"/>
            <w:sz w:val="24"/>
            <w:szCs w:val="24"/>
            <w:rPrChange w:id="658" w:author="ESTHER" w:date="2026-01-09T21:57:00Z" w16du:dateUtc="2026-01-09T17:57:00Z">
              <w:rPr/>
            </w:rPrChange>
          </w:rPr>
          <w:t>Section D: Barriers to Collaboration</w:t>
        </w:r>
      </w:ins>
    </w:p>
    <w:p w14:paraId="67099964" w14:textId="3CCFC438" w:rsidR="00504A64" w:rsidRPr="0055719E" w:rsidRDefault="00504A64" w:rsidP="0055719E">
      <w:pPr>
        <w:pStyle w:val="ListParagraph"/>
        <w:numPr>
          <w:ilvl w:val="0"/>
          <w:numId w:val="7"/>
        </w:numPr>
        <w:rPr>
          <w:ins w:id="659" w:author="ESTHER" w:date="2026-01-09T22:27:00Z" w16du:dateUtc="2026-01-09T18:27:00Z"/>
          <w:rFonts w:ascii="Times New Roman" w:hAnsi="Times New Roman" w:cs="Times New Roman"/>
          <w:sz w:val="24"/>
          <w:szCs w:val="24"/>
          <w:rPrChange w:id="660" w:author="ESTHER" w:date="2026-01-09T22:27:00Z" w16du:dateUtc="2026-01-09T18:27:00Z">
            <w:rPr>
              <w:ins w:id="661" w:author="ESTHER" w:date="2026-01-09T22:27:00Z" w16du:dateUtc="2026-01-09T18:27:00Z"/>
            </w:rPr>
          </w:rPrChange>
        </w:rPr>
        <w:pPrChange w:id="662" w:author="ESTHER" w:date="2026-01-09T22:27:00Z" w16du:dateUtc="2026-01-09T18:27:00Z">
          <w:pPr/>
        </w:pPrChange>
      </w:pPr>
      <w:ins w:id="663" w:author="ESTHER" w:date="2026-01-09T21:55:00Z" w16du:dateUtc="2026-01-09T17:55:00Z">
        <w:r w:rsidRPr="0055719E">
          <w:rPr>
            <w:rFonts w:ascii="Times New Roman" w:hAnsi="Times New Roman" w:cs="Times New Roman"/>
            <w:sz w:val="24"/>
            <w:szCs w:val="24"/>
            <w:rPrChange w:id="664" w:author="ESTHER" w:date="2026-01-09T22:27:00Z" w16du:dateUtc="2026-01-09T18:27:00Z">
              <w:rPr/>
            </w:rPrChange>
          </w:rPr>
          <w:t>Large class size limits collaboration with teachers.</w:t>
        </w:r>
      </w:ins>
    </w:p>
    <w:p w14:paraId="143B2A3B" w14:textId="0E83267D" w:rsidR="0055719E" w:rsidRDefault="00D024F4" w:rsidP="0055719E">
      <w:pPr>
        <w:pStyle w:val="ListParagraph"/>
        <w:ind w:left="360"/>
        <w:rPr>
          <w:ins w:id="665" w:author="ESTHER" w:date="2026-01-09T22:27:00Z" w16du:dateUtc="2026-01-09T18:27:00Z"/>
          <w:rFonts w:ascii="Times New Roman" w:hAnsi="Times New Roman" w:cs="Times New Roman"/>
          <w:sz w:val="24"/>
          <w:szCs w:val="24"/>
        </w:rPr>
      </w:pPr>
      <w:ins w:id="666" w:author="ESTHER" w:date="2026-01-09T22:53:00Z" w16du:dateUtc="2026-01-09T18:53: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79744" behindDoc="0" locked="0" layoutInCell="1" allowOverlap="1" wp14:anchorId="586834F1" wp14:editId="573D7D9A">
                  <wp:simplePos x="0" y="0"/>
                  <wp:positionH relativeFrom="column">
                    <wp:posOffset>247650</wp:posOffset>
                  </wp:positionH>
                  <wp:positionV relativeFrom="paragraph">
                    <wp:posOffset>66675</wp:posOffset>
                  </wp:positionV>
                  <wp:extent cx="485775" cy="228600"/>
                  <wp:effectExtent l="0" t="0" r="28575" b="19050"/>
                  <wp:wrapNone/>
                  <wp:docPr id="674833430"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4723A" id="Rectangle 3" o:spid="_x0000_s1026" style="position:absolute;margin-left:19.5pt;margin-top:5.25pt;width:38.25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" fillcolor="white [3212]" strokecolor="#09101d [484]" strokeweight="1pt"/>
              </w:pict>
            </mc:Fallback>
          </mc:AlternateContent>
        </w:r>
      </w:ins>
    </w:p>
    <w:p w14:paraId="2F4B1D4A" w14:textId="77777777" w:rsidR="0055719E" w:rsidRDefault="0055719E" w:rsidP="0055719E">
      <w:pPr>
        <w:pStyle w:val="ListParagraph"/>
        <w:ind w:left="360"/>
        <w:rPr>
          <w:ins w:id="667" w:author="ESTHER" w:date="2026-01-09T22:27:00Z" w16du:dateUtc="2026-01-09T18:27:00Z"/>
          <w:rFonts w:ascii="Times New Roman" w:hAnsi="Times New Roman" w:cs="Times New Roman"/>
          <w:sz w:val="24"/>
          <w:szCs w:val="24"/>
        </w:rPr>
      </w:pPr>
    </w:p>
    <w:p w14:paraId="47ED83A7" w14:textId="566DF58B" w:rsidR="0055719E" w:rsidRPr="00D024F4" w:rsidRDefault="0055719E" w:rsidP="0055719E">
      <w:pPr>
        <w:pStyle w:val="ListParagraph"/>
        <w:ind w:left="360"/>
        <w:rPr>
          <w:ins w:id="668" w:author="ESTHER" w:date="2026-01-09T22:28:00Z" w16du:dateUtc="2026-01-09T18:28:00Z"/>
          <w:rFonts w:ascii="Times New Roman" w:hAnsi="Times New Roman" w:cs="Times New Roman"/>
          <w:rPrChange w:id="669" w:author="ESTHER" w:date="2026-01-09T22:48:00Z" w16du:dateUtc="2026-01-09T18:48:00Z">
            <w:rPr>
              <w:ins w:id="670" w:author="ESTHER" w:date="2026-01-09T22:28:00Z" w16du:dateUtc="2026-01-09T18:28:00Z"/>
              <w:rFonts w:ascii="Times New Roman" w:hAnsi="Times New Roman" w:cs="Times New Roman"/>
              <w:sz w:val="24"/>
              <w:szCs w:val="24"/>
            </w:rPr>
          </w:rPrChange>
        </w:rPr>
      </w:pPr>
      <w:ins w:id="671" w:author="ESTHER" w:date="2026-01-09T22:27:00Z" w16du:dateUtc="2026-01-09T18:27:00Z">
        <w:r w:rsidRPr="00D024F4">
          <w:rPr>
            <w:rFonts w:ascii="Times New Roman" w:hAnsi="Times New Roman" w:cs="Times New Roman"/>
            <w:rPrChange w:id="672" w:author="ESTHER" w:date="2026-01-09T22:48:00Z" w16du:dateUtc="2026-01-09T18:48:00Z">
              <w:rPr>
                <w:rFonts w:ascii="Times New Roman" w:hAnsi="Times New Roman" w:cs="Times New Roman"/>
                <w:sz w:val="24"/>
                <w:szCs w:val="24"/>
              </w:rPr>
            </w:rPrChange>
          </w:rPr>
          <w:t xml:space="preserve">EXPLAIN </w:t>
        </w:r>
      </w:ins>
      <w:ins w:id="673" w:author="ESTHER" w:date="2026-01-09T22:28:00Z" w16du:dateUtc="2026-01-09T18:28:00Z">
        <w:r w:rsidRPr="00D024F4">
          <w:rPr>
            <w:rFonts w:ascii="Times New Roman" w:hAnsi="Times New Roman" w:cs="Times New Roman"/>
            <w:rPrChange w:id="674" w:author="ESTHER" w:date="2026-01-09T22:48:00Z" w16du:dateUtc="2026-01-09T18:48:00Z">
              <w:rPr>
                <w:rFonts w:ascii="Times New Roman" w:hAnsi="Times New Roman" w:cs="Times New Roman"/>
                <w:sz w:val="24"/>
                <w:szCs w:val="24"/>
              </w:rPr>
            </w:rPrChange>
          </w:rPr>
          <w:t>ANSWER</w:t>
        </w:r>
      </w:ins>
    </w:p>
    <w:p w14:paraId="374385EA" w14:textId="43B2DB2D" w:rsidR="0055719E" w:rsidRDefault="0055719E" w:rsidP="0055719E">
      <w:pPr>
        <w:pStyle w:val="ListParagraph"/>
        <w:ind w:left="360"/>
        <w:rPr>
          <w:ins w:id="675" w:author="ESTHER" w:date="2026-01-09T22:28:00Z" w16du:dateUtc="2026-01-09T18:28:00Z"/>
          <w:rFonts w:ascii="Times New Roman" w:hAnsi="Times New Roman" w:cs="Times New Roman"/>
          <w:sz w:val="24"/>
          <w:szCs w:val="24"/>
        </w:rPr>
      </w:pPr>
      <w:ins w:id="676" w:author="ESTHER" w:date="2026-01-09T22:28:00Z" w16du:dateUtc="2026-01-09T18:28:00Z">
        <w:r>
          <w:rPr>
            <w:rFonts w:ascii="Times New Roman" w:hAnsi="Times New Roman" w:cs="Times New Roman"/>
            <w:sz w:val="24"/>
            <w:szCs w:val="24"/>
          </w:rPr>
          <w:t>____________________________________________________________________</w:t>
        </w:r>
      </w:ins>
    </w:p>
    <w:p w14:paraId="0302E23B" w14:textId="46FFA01E" w:rsidR="0055719E" w:rsidRDefault="0055719E" w:rsidP="0055719E">
      <w:pPr>
        <w:pStyle w:val="ListParagraph"/>
        <w:ind w:left="360"/>
        <w:rPr>
          <w:ins w:id="677" w:author="ESTHER" w:date="2026-01-09T22:28:00Z" w16du:dateUtc="2026-01-09T18:28:00Z"/>
          <w:rFonts w:ascii="Times New Roman" w:hAnsi="Times New Roman" w:cs="Times New Roman"/>
          <w:sz w:val="24"/>
          <w:szCs w:val="24"/>
        </w:rPr>
      </w:pPr>
      <w:ins w:id="678" w:author="ESTHER" w:date="2026-01-09T22:28:00Z" w16du:dateUtc="2026-01-09T18:28:00Z">
        <w:r>
          <w:rPr>
            <w:rFonts w:ascii="Times New Roman" w:hAnsi="Times New Roman" w:cs="Times New Roman"/>
            <w:sz w:val="24"/>
            <w:szCs w:val="24"/>
          </w:rPr>
          <w:t>____________________________________________________________________</w:t>
        </w:r>
      </w:ins>
    </w:p>
    <w:p w14:paraId="73D1CB26" w14:textId="711DF6A6" w:rsidR="0055719E" w:rsidRDefault="0055719E" w:rsidP="0055719E">
      <w:pPr>
        <w:pStyle w:val="ListParagraph"/>
        <w:ind w:left="360"/>
        <w:rPr>
          <w:ins w:id="679" w:author="ESTHER" w:date="2026-01-09T22:55:00Z" w16du:dateUtc="2026-01-09T18:55:00Z"/>
          <w:rFonts w:ascii="Times New Roman" w:hAnsi="Times New Roman" w:cs="Times New Roman"/>
          <w:sz w:val="24"/>
          <w:szCs w:val="24"/>
        </w:rPr>
      </w:pPr>
      <w:ins w:id="680" w:author="ESTHER" w:date="2026-01-09T22:28:00Z" w16du:dateUtc="2026-01-09T18:28:00Z">
        <w:r>
          <w:rPr>
            <w:rFonts w:ascii="Times New Roman" w:hAnsi="Times New Roman" w:cs="Times New Roman"/>
            <w:sz w:val="24"/>
            <w:szCs w:val="24"/>
          </w:rPr>
          <w:t>____________________________________________________________________</w:t>
        </w:r>
      </w:ins>
    </w:p>
    <w:p w14:paraId="4335B534" w14:textId="77777777" w:rsidR="00D024F4" w:rsidRPr="0055719E" w:rsidRDefault="00D024F4" w:rsidP="0055719E">
      <w:pPr>
        <w:pStyle w:val="ListParagraph"/>
        <w:ind w:left="360"/>
        <w:rPr>
          <w:ins w:id="681" w:author="ESTHER" w:date="2026-01-09T21:55:00Z" w16du:dateUtc="2026-01-09T17:55:00Z"/>
          <w:rFonts w:ascii="Times New Roman" w:hAnsi="Times New Roman" w:cs="Times New Roman"/>
          <w:sz w:val="24"/>
          <w:szCs w:val="24"/>
          <w:rPrChange w:id="682" w:author="ESTHER" w:date="2026-01-09T22:27:00Z" w16du:dateUtc="2026-01-09T18:27:00Z">
            <w:rPr>
              <w:ins w:id="683" w:author="ESTHER" w:date="2026-01-09T21:55:00Z" w16du:dateUtc="2026-01-09T17:55:00Z"/>
            </w:rPr>
          </w:rPrChange>
        </w:rPr>
        <w:pPrChange w:id="684" w:author="ESTHER" w:date="2026-01-09T22:27:00Z" w16du:dateUtc="2026-01-09T18:27:00Z">
          <w:pPr/>
        </w:pPrChange>
      </w:pPr>
    </w:p>
    <w:p w14:paraId="764E8DEE" w14:textId="45FA3883" w:rsidR="00504A64" w:rsidRPr="007727BD" w:rsidRDefault="00504A64" w:rsidP="007727BD">
      <w:pPr>
        <w:pStyle w:val="ListParagraph"/>
        <w:numPr>
          <w:ilvl w:val="0"/>
          <w:numId w:val="7"/>
        </w:numPr>
        <w:rPr>
          <w:ins w:id="685" w:author="ESTHER" w:date="2026-01-09T22:28:00Z" w16du:dateUtc="2026-01-09T18:28:00Z"/>
          <w:rFonts w:ascii="Times New Roman" w:hAnsi="Times New Roman" w:cs="Times New Roman"/>
          <w:sz w:val="24"/>
          <w:szCs w:val="24"/>
          <w:rPrChange w:id="686" w:author="ESTHER" w:date="2026-01-09T22:28:00Z" w16du:dateUtc="2026-01-09T18:28:00Z">
            <w:rPr>
              <w:ins w:id="687" w:author="ESTHER" w:date="2026-01-09T22:28:00Z" w16du:dateUtc="2026-01-09T18:28:00Z"/>
            </w:rPr>
          </w:rPrChange>
        </w:rPr>
        <w:pPrChange w:id="688" w:author="ESTHER" w:date="2026-01-09T22:28:00Z" w16du:dateUtc="2026-01-09T18:28:00Z">
          <w:pPr/>
        </w:pPrChange>
      </w:pPr>
      <w:ins w:id="689" w:author="ESTHER" w:date="2026-01-09T21:55:00Z" w16du:dateUtc="2026-01-09T17:55:00Z">
        <w:r w:rsidRPr="007727BD">
          <w:rPr>
            <w:rFonts w:ascii="Times New Roman" w:hAnsi="Times New Roman" w:cs="Times New Roman"/>
            <w:sz w:val="24"/>
            <w:szCs w:val="24"/>
            <w:rPrChange w:id="690" w:author="ESTHER" w:date="2026-01-09T22:28:00Z" w16du:dateUtc="2026-01-09T18:28:00Z">
              <w:rPr/>
            </w:rPrChange>
          </w:rPr>
          <w:t>Lack of resources affects collaborative learning.</w:t>
        </w:r>
      </w:ins>
    </w:p>
    <w:p w14:paraId="1D50F601" w14:textId="181FF6AF" w:rsidR="007727BD" w:rsidRDefault="00D024F4" w:rsidP="007727BD">
      <w:pPr>
        <w:pStyle w:val="ListParagraph"/>
        <w:ind w:left="360"/>
        <w:rPr>
          <w:ins w:id="691" w:author="ESTHER" w:date="2026-01-09T22:28:00Z" w16du:dateUtc="2026-01-09T18:28:00Z"/>
          <w:rFonts w:ascii="Times New Roman" w:hAnsi="Times New Roman" w:cs="Times New Roman"/>
          <w:sz w:val="24"/>
          <w:szCs w:val="24"/>
        </w:rPr>
      </w:pPr>
      <w:ins w:id="692" w:author="ESTHER" w:date="2026-01-09T22:53:00Z" w16du:dateUtc="2026-01-09T18:53: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81792" behindDoc="0" locked="0" layoutInCell="1" allowOverlap="1" wp14:anchorId="1D475684" wp14:editId="336C956B">
                  <wp:simplePos x="0" y="0"/>
                  <wp:positionH relativeFrom="column">
                    <wp:posOffset>238125</wp:posOffset>
                  </wp:positionH>
                  <wp:positionV relativeFrom="paragraph">
                    <wp:posOffset>46990</wp:posOffset>
                  </wp:positionV>
                  <wp:extent cx="485775" cy="228600"/>
                  <wp:effectExtent l="0" t="0" r="28575" b="19050"/>
                  <wp:wrapNone/>
                  <wp:docPr id="199132885"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C5724" id="Rectangle 3" o:spid="_x0000_s1026" style="position:absolute;margin-left:18.75pt;margin-top:3.7pt;width:38.25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" fillcolor="white [3212]" strokecolor="#09101d [484]" strokeweight="1pt"/>
              </w:pict>
            </mc:Fallback>
          </mc:AlternateContent>
        </w:r>
      </w:ins>
    </w:p>
    <w:p w14:paraId="5F4C878A" w14:textId="77777777" w:rsidR="007727BD" w:rsidRDefault="007727BD" w:rsidP="007727BD">
      <w:pPr>
        <w:pStyle w:val="ListParagraph"/>
        <w:ind w:left="360"/>
        <w:rPr>
          <w:ins w:id="693" w:author="ESTHER" w:date="2026-01-09T22:28:00Z" w16du:dateUtc="2026-01-09T18:28:00Z"/>
          <w:rFonts w:ascii="Times New Roman" w:hAnsi="Times New Roman" w:cs="Times New Roman"/>
          <w:sz w:val="24"/>
          <w:szCs w:val="24"/>
        </w:rPr>
      </w:pPr>
    </w:p>
    <w:p w14:paraId="3EC27ADC" w14:textId="33942F28" w:rsidR="007727BD" w:rsidRPr="00D024F4" w:rsidRDefault="007727BD" w:rsidP="007727BD">
      <w:pPr>
        <w:pStyle w:val="ListParagraph"/>
        <w:ind w:left="360"/>
        <w:rPr>
          <w:ins w:id="694" w:author="ESTHER" w:date="2026-01-09T22:29:00Z" w16du:dateUtc="2026-01-09T18:29:00Z"/>
          <w:rFonts w:ascii="Times New Roman" w:hAnsi="Times New Roman" w:cs="Times New Roman"/>
          <w:rPrChange w:id="695" w:author="ESTHER" w:date="2026-01-09T22:48:00Z" w16du:dateUtc="2026-01-09T18:48:00Z">
            <w:rPr>
              <w:ins w:id="696" w:author="ESTHER" w:date="2026-01-09T22:29:00Z" w16du:dateUtc="2026-01-09T18:29:00Z"/>
              <w:rFonts w:ascii="Times New Roman" w:hAnsi="Times New Roman" w:cs="Times New Roman"/>
              <w:sz w:val="24"/>
              <w:szCs w:val="24"/>
            </w:rPr>
          </w:rPrChange>
        </w:rPr>
      </w:pPr>
      <w:ins w:id="697" w:author="ESTHER" w:date="2026-01-09T22:28:00Z" w16du:dateUtc="2026-01-09T18:28:00Z">
        <w:r w:rsidRPr="00D024F4">
          <w:rPr>
            <w:rFonts w:ascii="Times New Roman" w:hAnsi="Times New Roman" w:cs="Times New Roman"/>
            <w:rPrChange w:id="698" w:author="ESTHER" w:date="2026-01-09T22:48:00Z" w16du:dateUtc="2026-01-09T18:48:00Z">
              <w:rPr>
                <w:rFonts w:ascii="Times New Roman" w:hAnsi="Times New Roman" w:cs="Times New Roman"/>
                <w:sz w:val="24"/>
                <w:szCs w:val="24"/>
              </w:rPr>
            </w:rPrChange>
          </w:rPr>
          <w:t>REASO</w:t>
        </w:r>
      </w:ins>
      <w:ins w:id="699" w:author="ESTHER" w:date="2026-01-09T22:29:00Z" w16du:dateUtc="2026-01-09T18:29:00Z">
        <w:r w:rsidRPr="00D024F4">
          <w:rPr>
            <w:rFonts w:ascii="Times New Roman" w:hAnsi="Times New Roman" w:cs="Times New Roman"/>
            <w:rPrChange w:id="700" w:author="ESTHER" w:date="2026-01-09T22:48:00Z" w16du:dateUtc="2026-01-09T18:48:00Z">
              <w:rPr>
                <w:rFonts w:ascii="Times New Roman" w:hAnsi="Times New Roman" w:cs="Times New Roman"/>
                <w:sz w:val="24"/>
                <w:szCs w:val="24"/>
              </w:rPr>
            </w:rPrChange>
          </w:rPr>
          <w:t>NS</w:t>
        </w:r>
      </w:ins>
    </w:p>
    <w:p w14:paraId="50D5383B" w14:textId="2A3AB554" w:rsidR="007727BD" w:rsidRDefault="007727BD" w:rsidP="007727BD">
      <w:pPr>
        <w:pStyle w:val="ListParagraph"/>
        <w:ind w:left="360"/>
        <w:rPr>
          <w:ins w:id="701" w:author="ESTHER" w:date="2026-01-09T22:29:00Z" w16du:dateUtc="2026-01-09T18:29:00Z"/>
          <w:rFonts w:ascii="Times New Roman" w:hAnsi="Times New Roman" w:cs="Times New Roman"/>
          <w:sz w:val="24"/>
          <w:szCs w:val="24"/>
        </w:rPr>
      </w:pPr>
      <w:ins w:id="702" w:author="ESTHER" w:date="2026-01-09T22:29:00Z" w16du:dateUtc="2026-01-09T18:29:00Z">
        <w:r>
          <w:rPr>
            <w:rFonts w:ascii="Times New Roman" w:hAnsi="Times New Roman" w:cs="Times New Roman"/>
            <w:sz w:val="24"/>
            <w:szCs w:val="24"/>
          </w:rPr>
          <w:t>_____________________________________________________________________</w:t>
        </w:r>
      </w:ins>
    </w:p>
    <w:p w14:paraId="219772C1" w14:textId="1F7DD258" w:rsidR="007727BD" w:rsidRDefault="007727BD" w:rsidP="007727BD">
      <w:pPr>
        <w:pStyle w:val="ListParagraph"/>
        <w:ind w:left="360"/>
        <w:rPr>
          <w:ins w:id="703" w:author="ESTHER" w:date="2026-01-09T22:29:00Z" w16du:dateUtc="2026-01-09T18:29:00Z"/>
          <w:rFonts w:ascii="Times New Roman" w:hAnsi="Times New Roman" w:cs="Times New Roman"/>
          <w:sz w:val="24"/>
          <w:szCs w:val="24"/>
        </w:rPr>
      </w:pPr>
      <w:ins w:id="704" w:author="ESTHER" w:date="2026-01-09T22:29:00Z" w16du:dateUtc="2026-01-09T18:29:00Z">
        <w:r>
          <w:rPr>
            <w:rFonts w:ascii="Times New Roman" w:hAnsi="Times New Roman" w:cs="Times New Roman"/>
            <w:sz w:val="24"/>
            <w:szCs w:val="24"/>
          </w:rPr>
          <w:t>_____________________________________________________________________</w:t>
        </w:r>
      </w:ins>
    </w:p>
    <w:p w14:paraId="2F1773FD" w14:textId="6B85EA70" w:rsidR="007727BD" w:rsidRDefault="007727BD" w:rsidP="007727BD">
      <w:pPr>
        <w:pStyle w:val="ListParagraph"/>
        <w:ind w:left="360"/>
        <w:rPr>
          <w:ins w:id="705" w:author="ESTHER" w:date="2026-01-09T22:55:00Z" w16du:dateUtc="2026-01-09T18:55:00Z"/>
          <w:rFonts w:ascii="Times New Roman" w:hAnsi="Times New Roman" w:cs="Times New Roman"/>
          <w:sz w:val="24"/>
          <w:szCs w:val="24"/>
        </w:rPr>
      </w:pPr>
      <w:ins w:id="706" w:author="ESTHER" w:date="2026-01-09T22:29:00Z" w16du:dateUtc="2026-01-09T18:29:00Z">
        <w:r>
          <w:rPr>
            <w:rFonts w:ascii="Times New Roman" w:hAnsi="Times New Roman" w:cs="Times New Roman"/>
            <w:sz w:val="24"/>
            <w:szCs w:val="24"/>
          </w:rPr>
          <w:t>_____________________________________________________________________</w:t>
        </w:r>
      </w:ins>
    </w:p>
    <w:p w14:paraId="20FD48B4" w14:textId="77777777" w:rsidR="00D024F4" w:rsidRPr="007727BD" w:rsidRDefault="00D024F4" w:rsidP="007727BD">
      <w:pPr>
        <w:pStyle w:val="ListParagraph"/>
        <w:ind w:left="360"/>
        <w:rPr>
          <w:ins w:id="707" w:author="ESTHER" w:date="2026-01-09T21:55:00Z" w16du:dateUtc="2026-01-09T17:55:00Z"/>
          <w:rFonts w:ascii="Times New Roman" w:hAnsi="Times New Roman" w:cs="Times New Roman"/>
          <w:sz w:val="24"/>
          <w:szCs w:val="24"/>
          <w:rPrChange w:id="708" w:author="ESTHER" w:date="2026-01-09T22:28:00Z" w16du:dateUtc="2026-01-09T18:28:00Z">
            <w:rPr>
              <w:ins w:id="709" w:author="ESTHER" w:date="2026-01-09T21:55:00Z" w16du:dateUtc="2026-01-09T17:55:00Z"/>
            </w:rPr>
          </w:rPrChange>
        </w:rPr>
        <w:pPrChange w:id="710" w:author="ESTHER" w:date="2026-01-09T22:28:00Z" w16du:dateUtc="2026-01-09T18:28:00Z">
          <w:pPr/>
        </w:pPrChange>
      </w:pPr>
    </w:p>
    <w:p w14:paraId="3EA7E649" w14:textId="6C57A30F" w:rsidR="00504A64" w:rsidRPr="007727BD" w:rsidRDefault="00504A64" w:rsidP="007727BD">
      <w:pPr>
        <w:pStyle w:val="ListParagraph"/>
        <w:numPr>
          <w:ilvl w:val="0"/>
          <w:numId w:val="7"/>
        </w:numPr>
        <w:rPr>
          <w:ins w:id="711" w:author="ESTHER" w:date="2026-01-09T22:30:00Z" w16du:dateUtc="2026-01-09T18:30:00Z"/>
          <w:rFonts w:ascii="Times New Roman" w:hAnsi="Times New Roman" w:cs="Times New Roman"/>
          <w:sz w:val="24"/>
          <w:szCs w:val="24"/>
          <w:rPrChange w:id="712" w:author="ESTHER" w:date="2026-01-09T22:30:00Z" w16du:dateUtc="2026-01-09T18:30:00Z">
            <w:rPr>
              <w:ins w:id="713" w:author="ESTHER" w:date="2026-01-09T22:30:00Z" w16du:dateUtc="2026-01-09T18:30:00Z"/>
            </w:rPr>
          </w:rPrChange>
        </w:rPr>
        <w:pPrChange w:id="714" w:author="ESTHER" w:date="2026-01-09T22:30:00Z" w16du:dateUtc="2026-01-09T18:30:00Z">
          <w:pPr/>
        </w:pPrChange>
      </w:pPr>
      <w:ins w:id="715" w:author="ESTHER" w:date="2026-01-09T21:55:00Z" w16du:dateUtc="2026-01-09T17:55:00Z">
        <w:r w:rsidRPr="007727BD">
          <w:rPr>
            <w:rFonts w:ascii="Times New Roman" w:hAnsi="Times New Roman" w:cs="Times New Roman"/>
            <w:sz w:val="24"/>
            <w:szCs w:val="24"/>
            <w:rPrChange w:id="716" w:author="ESTHER" w:date="2026-01-09T22:30:00Z" w16du:dateUtc="2026-01-09T18:30:00Z">
              <w:rPr/>
            </w:rPrChange>
          </w:rPr>
          <w:t>Limited</w:t>
        </w:r>
      </w:ins>
      <w:ins w:id="717" w:author="ESTHER" w:date="2026-01-09T22:29:00Z" w16du:dateUtc="2026-01-09T18:29:00Z">
        <w:r w:rsidR="007727BD" w:rsidRPr="007727BD">
          <w:rPr>
            <w:rFonts w:ascii="Times New Roman" w:hAnsi="Times New Roman" w:cs="Times New Roman"/>
            <w:sz w:val="24"/>
            <w:szCs w:val="24"/>
            <w:rPrChange w:id="718" w:author="ESTHER" w:date="2026-01-09T22:30:00Z" w16du:dateUtc="2026-01-09T18:30:00Z">
              <w:rPr/>
            </w:rPrChange>
          </w:rPr>
          <w:t xml:space="preserve"> </w:t>
        </w:r>
      </w:ins>
      <w:ins w:id="719" w:author="ESTHER" w:date="2026-01-09T22:30:00Z" w16du:dateUtc="2026-01-09T18:30:00Z">
        <w:r w:rsidR="007727BD" w:rsidRPr="007727BD">
          <w:rPr>
            <w:rFonts w:ascii="Times New Roman" w:hAnsi="Times New Roman" w:cs="Times New Roman"/>
            <w:sz w:val="24"/>
            <w:szCs w:val="24"/>
            <w:rPrChange w:id="720" w:author="ESTHER" w:date="2026-01-09T22:30:00Z" w16du:dateUtc="2026-01-09T18:30:00Z">
              <w:rPr/>
            </w:rPrChange>
          </w:rPr>
          <w:t>classroom</w:t>
        </w:r>
      </w:ins>
      <w:ins w:id="721" w:author="ESTHER" w:date="2026-01-09T21:55:00Z" w16du:dateUtc="2026-01-09T17:55:00Z">
        <w:r w:rsidRPr="007727BD">
          <w:rPr>
            <w:rFonts w:ascii="Times New Roman" w:hAnsi="Times New Roman" w:cs="Times New Roman"/>
            <w:sz w:val="24"/>
            <w:szCs w:val="24"/>
            <w:rPrChange w:id="722" w:author="ESTHER" w:date="2026-01-09T22:30:00Z" w16du:dateUtc="2026-01-09T18:30:00Z">
              <w:rPr/>
            </w:rPrChange>
          </w:rPr>
          <w:t xml:space="preserve"> time reduces opportunities for collaboration</w:t>
        </w:r>
      </w:ins>
      <w:ins w:id="723" w:author="ESTHER" w:date="2026-01-09T22:30:00Z" w16du:dateUtc="2026-01-09T18:30:00Z">
        <w:r w:rsidR="007727BD" w:rsidRPr="007727BD">
          <w:rPr>
            <w:rFonts w:ascii="Times New Roman" w:hAnsi="Times New Roman" w:cs="Times New Roman"/>
            <w:sz w:val="24"/>
            <w:szCs w:val="24"/>
            <w:rPrChange w:id="724" w:author="ESTHER" w:date="2026-01-09T22:30:00Z" w16du:dateUtc="2026-01-09T18:30:00Z">
              <w:rPr/>
            </w:rPrChange>
          </w:rPr>
          <w:t xml:space="preserve"> with teachers</w:t>
        </w:r>
      </w:ins>
      <w:ins w:id="725" w:author="ESTHER" w:date="2026-01-09T21:55:00Z" w16du:dateUtc="2026-01-09T17:55:00Z">
        <w:r w:rsidRPr="007727BD">
          <w:rPr>
            <w:rFonts w:ascii="Times New Roman" w:hAnsi="Times New Roman" w:cs="Times New Roman"/>
            <w:sz w:val="24"/>
            <w:szCs w:val="24"/>
            <w:rPrChange w:id="726" w:author="ESTHER" w:date="2026-01-09T22:30:00Z" w16du:dateUtc="2026-01-09T18:30:00Z">
              <w:rPr/>
            </w:rPrChange>
          </w:rPr>
          <w:t>.</w:t>
        </w:r>
      </w:ins>
    </w:p>
    <w:p w14:paraId="01B51380" w14:textId="79175FDF" w:rsidR="007727BD" w:rsidRDefault="00D024F4" w:rsidP="007727BD">
      <w:pPr>
        <w:pStyle w:val="ListParagraph"/>
        <w:ind w:left="360"/>
        <w:rPr>
          <w:ins w:id="727" w:author="ESTHER" w:date="2026-01-09T22:30:00Z" w16du:dateUtc="2026-01-09T18:30:00Z"/>
          <w:rFonts w:ascii="Times New Roman" w:hAnsi="Times New Roman" w:cs="Times New Roman"/>
          <w:sz w:val="24"/>
          <w:szCs w:val="24"/>
        </w:rPr>
      </w:pPr>
      <w:ins w:id="728" w:author="ESTHER" w:date="2026-01-09T22:54:00Z" w16du:dateUtc="2026-01-09T18:54: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83840" behindDoc="0" locked="0" layoutInCell="1" allowOverlap="1" wp14:anchorId="1DD19B24" wp14:editId="5E5D5122">
                  <wp:simplePos x="0" y="0"/>
                  <wp:positionH relativeFrom="column">
                    <wp:posOffset>228600</wp:posOffset>
                  </wp:positionH>
                  <wp:positionV relativeFrom="paragraph">
                    <wp:posOffset>46990</wp:posOffset>
                  </wp:positionV>
                  <wp:extent cx="485775" cy="228600"/>
                  <wp:effectExtent l="0" t="0" r="28575" b="19050"/>
                  <wp:wrapNone/>
                  <wp:docPr id="1996054689"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974B2" id="Rectangle 3" o:spid="_x0000_s1026" style="position:absolute;margin-left:18pt;margin-top:3.7pt;width:38.25pt;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" fillcolor="white [3212]" strokecolor="#09101d [484]" strokeweight="1pt"/>
              </w:pict>
            </mc:Fallback>
          </mc:AlternateContent>
        </w:r>
      </w:ins>
    </w:p>
    <w:p w14:paraId="0110E3B2" w14:textId="77777777" w:rsidR="007727BD" w:rsidRDefault="007727BD" w:rsidP="007727BD">
      <w:pPr>
        <w:pStyle w:val="ListParagraph"/>
        <w:ind w:left="360"/>
        <w:rPr>
          <w:ins w:id="729" w:author="ESTHER" w:date="2026-01-09T22:30:00Z" w16du:dateUtc="2026-01-09T18:30:00Z"/>
          <w:rFonts w:ascii="Times New Roman" w:hAnsi="Times New Roman" w:cs="Times New Roman"/>
          <w:sz w:val="24"/>
          <w:szCs w:val="24"/>
        </w:rPr>
      </w:pPr>
    </w:p>
    <w:p w14:paraId="3723A6A0" w14:textId="0C0AF9BA" w:rsidR="007727BD" w:rsidRPr="00D024F4" w:rsidRDefault="007727BD" w:rsidP="007727BD">
      <w:pPr>
        <w:pStyle w:val="ListParagraph"/>
        <w:ind w:left="360"/>
        <w:rPr>
          <w:ins w:id="730" w:author="ESTHER" w:date="2026-01-09T22:30:00Z" w16du:dateUtc="2026-01-09T18:30:00Z"/>
          <w:rFonts w:ascii="Times New Roman" w:hAnsi="Times New Roman" w:cs="Times New Roman"/>
          <w:rPrChange w:id="731" w:author="ESTHER" w:date="2026-01-09T22:48:00Z" w16du:dateUtc="2026-01-09T18:48:00Z">
            <w:rPr>
              <w:ins w:id="732" w:author="ESTHER" w:date="2026-01-09T22:30:00Z" w16du:dateUtc="2026-01-09T18:30:00Z"/>
              <w:rFonts w:ascii="Times New Roman" w:hAnsi="Times New Roman" w:cs="Times New Roman"/>
              <w:sz w:val="24"/>
              <w:szCs w:val="24"/>
            </w:rPr>
          </w:rPrChange>
        </w:rPr>
      </w:pPr>
      <w:ins w:id="733" w:author="ESTHER" w:date="2026-01-09T22:30:00Z" w16du:dateUtc="2026-01-09T18:30:00Z">
        <w:r w:rsidRPr="00D024F4">
          <w:rPr>
            <w:rFonts w:ascii="Times New Roman" w:hAnsi="Times New Roman" w:cs="Times New Roman"/>
            <w:rPrChange w:id="734" w:author="ESTHER" w:date="2026-01-09T22:48:00Z" w16du:dateUtc="2026-01-09T18:48:00Z">
              <w:rPr>
                <w:rFonts w:ascii="Times New Roman" w:hAnsi="Times New Roman" w:cs="Times New Roman"/>
                <w:sz w:val="24"/>
                <w:szCs w:val="24"/>
              </w:rPr>
            </w:rPrChange>
          </w:rPr>
          <w:t>WHY</w:t>
        </w:r>
      </w:ins>
    </w:p>
    <w:p w14:paraId="01257722" w14:textId="3D004A26" w:rsidR="007727BD" w:rsidRDefault="007727BD" w:rsidP="007727BD">
      <w:pPr>
        <w:pStyle w:val="ListParagraph"/>
        <w:ind w:left="360"/>
        <w:rPr>
          <w:ins w:id="735" w:author="ESTHER" w:date="2026-01-09T22:30:00Z" w16du:dateUtc="2026-01-09T18:30:00Z"/>
          <w:rFonts w:ascii="Times New Roman" w:hAnsi="Times New Roman" w:cs="Times New Roman"/>
          <w:sz w:val="24"/>
          <w:szCs w:val="24"/>
        </w:rPr>
      </w:pPr>
      <w:ins w:id="736" w:author="ESTHER" w:date="2026-01-09T22:30:00Z" w16du:dateUtc="2026-01-09T18:30:00Z">
        <w:r>
          <w:rPr>
            <w:rFonts w:ascii="Times New Roman" w:hAnsi="Times New Roman" w:cs="Times New Roman"/>
            <w:sz w:val="24"/>
            <w:szCs w:val="24"/>
          </w:rPr>
          <w:t>____________________________________________________________________</w:t>
        </w:r>
      </w:ins>
    </w:p>
    <w:p w14:paraId="2C228EEC" w14:textId="76C06D8F" w:rsidR="007727BD" w:rsidRDefault="007727BD" w:rsidP="007727BD">
      <w:pPr>
        <w:pStyle w:val="ListParagraph"/>
        <w:ind w:left="360"/>
        <w:rPr>
          <w:ins w:id="737" w:author="ESTHER" w:date="2026-01-09T22:30:00Z" w16du:dateUtc="2026-01-09T18:30:00Z"/>
          <w:rFonts w:ascii="Times New Roman" w:hAnsi="Times New Roman" w:cs="Times New Roman"/>
          <w:sz w:val="24"/>
          <w:szCs w:val="24"/>
        </w:rPr>
      </w:pPr>
      <w:ins w:id="738" w:author="ESTHER" w:date="2026-01-09T22:30:00Z" w16du:dateUtc="2026-01-09T18:30:00Z">
        <w:r>
          <w:rPr>
            <w:rFonts w:ascii="Times New Roman" w:hAnsi="Times New Roman" w:cs="Times New Roman"/>
            <w:sz w:val="24"/>
            <w:szCs w:val="24"/>
          </w:rPr>
          <w:t>____________________________________________________________________</w:t>
        </w:r>
      </w:ins>
    </w:p>
    <w:p w14:paraId="29896D4C" w14:textId="7F32758C" w:rsidR="007727BD" w:rsidRDefault="007727BD" w:rsidP="007727BD">
      <w:pPr>
        <w:pStyle w:val="ListParagraph"/>
        <w:ind w:left="360"/>
        <w:rPr>
          <w:ins w:id="739" w:author="ESTHER" w:date="2026-01-09T22:55:00Z" w16du:dateUtc="2026-01-09T18:55:00Z"/>
          <w:rFonts w:ascii="Times New Roman" w:hAnsi="Times New Roman" w:cs="Times New Roman"/>
          <w:sz w:val="24"/>
          <w:szCs w:val="24"/>
        </w:rPr>
      </w:pPr>
      <w:ins w:id="740" w:author="ESTHER" w:date="2026-01-09T22:30:00Z" w16du:dateUtc="2026-01-09T18:30:00Z">
        <w:r>
          <w:rPr>
            <w:rFonts w:ascii="Times New Roman" w:hAnsi="Times New Roman" w:cs="Times New Roman"/>
            <w:sz w:val="24"/>
            <w:szCs w:val="24"/>
          </w:rPr>
          <w:t>_</w:t>
        </w:r>
      </w:ins>
      <w:ins w:id="741" w:author="ESTHER" w:date="2026-01-09T22:31:00Z" w16du:dateUtc="2026-01-09T18:31:00Z">
        <w:r>
          <w:rPr>
            <w:rFonts w:ascii="Times New Roman" w:hAnsi="Times New Roman" w:cs="Times New Roman"/>
            <w:sz w:val="24"/>
            <w:szCs w:val="24"/>
          </w:rPr>
          <w:t>___________________________________________________________________</w:t>
        </w:r>
      </w:ins>
    </w:p>
    <w:p w14:paraId="54D84B81" w14:textId="77777777" w:rsidR="00D024F4" w:rsidRPr="007727BD" w:rsidRDefault="00D024F4" w:rsidP="007727BD">
      <w:pPr>
        <w:pStyle w:val="ListParagraph"/>
        <w:ind w:left="360"/>
        <w:rPr>
          <w:ins w:id="742" w:author="ESTHER" w:date="2026-01-09T21:55:00Z" w16du:dateUtc="2026-01-09T17:55:00Z"/>
          <w:rFonts w:ascii="Times New Roman" w:hAnsi="Times New Roman" w:cs="Times New Roman"/>
          <w:sz w:val="24"/>
          <w:szCs w:val="24"/>
          <w:rPrChange w:id="743" w:author="ESTHER" w:date="2026-01-09T22:30:00Z" w16du:dateUtc="2026-01-09T18:30:00Z">
            <w:rPr>
              <w:ins w:id="744" w:author="ESTHER" w:date="2026-01-09T21:55:00Z" w16du:dateUtc="2026-01-09T17:55:00Z"/>
            </w:rPr>
          </w:rPrChange>
        </w:rPr>
        <w:pPrChange w:id="745" w:author="ESTHER" w:date="2026-01-09T22:30:00Z" w16du:dateUtc="2026-01-09T18:30:00Z">
          <w:pPr/>
        </w:pPrChange>
      </w:pPr>
    </w:p>
    <w:p w14:paraId="4A3A5E0E" w14:textId="06F904F4" w:rsidR="00504A64" w:rsidRPr="00E77B95" w:rsidRDefault="00504A64" w:rsidP="00E77B95">
      <w:pPr>
        <w:pStyle w:val="ListParagraph"/>
        <w:numPr>
          <w:ilvl w:val="0"/>
          <w:numId w:val="7"/>
        </w:numPr>
        <w:rPr>
          <w:ins w:id="746" w:author="ESTHER" w:date="2026-01-09T22:31:00Z" w16du:dateUtc="2026-01-09T18:31:00Z"/>
          <w:rFonts w:ascii="Times New Roman" w:hAnsi="Times New Roman" w:cs="Times New Roman"/>
          <w:sz w:val="24"/>
          <w:szCs w:val="24"/>
          <w:rPrChange w:id="747" w:author="ESTHER" w:date="2026-01-09T22:31:00Z" w16du:dateUtc="2026-01-09T18:31:00Z">
            <w:rPr>
              <w:ins w:id="748" w:author="ESTHER" w:date="2026-01-09T22:31:00Z" w16du:dateUtc="2026-01-09T18:31:00Z"/>
            </w:rPr>
          </w:rPrChange>
        </w:rPr>
        <w:pPrChange w:id="749" w:author="ESTHER" w:date="2026-01-09T22:31:00Z" w16du:dateUtc="2026-01-09T18:31:00Z">
          <w:pPr/>
        </w:pPrChange>
      </w:pPr>
      <w:ins w:id="750" w:author="ESTHER" w:date="2026-01-09T21:55:00Z" w16du:dateUtc="2026-01-09T17:55:00Z">
        <w:r w:rsidRPr="00E77B95">
          <w:rPr>
            <w:rFonts w:ascii="Times New Roman" w:hAnsi="Times New Roman" w:cs="Times New Roman"/>
            <w:sz w:val="24"/>
            <w:szCs w:val="24"/>
            <w:rPrChange w:id="751" w:author="ESTHER" w:date="2026-01-09T22:31:00Z" w16du:dateUtc="2026-01-09T18:31:00Z">
              <w:rPr/>
            </w:rPrChange>
          </w:rPr>
          <w:lastRenderedPageBreak/>
          <w:t>School rules restrict open interaction with teachers.</w:t>
        </w:r>
      </w:ins>
    </w:p>
    <w:p w14:paraId="28B7F971" w14:textId="1A3FB905" w:rsidR="00E77B95" w:rsidRDefault="00D024F4" w:rsidP="00E77B95">
      <w:pPr>
        <w:pStyle w:val="ListParagraph"/>
        <w:ind w:left="360"/>
        <w:rPr>
          <w:ins w:id="752" w:author="ESTHER" w:date="2026-01-09T22:31:00Z" w16du:dateUtc="2026-01-09T18:31:00Z"/>
          <w:rFonts w:ascii="Times New Roman" w:hAnsi="Times New Roman" w:cs="Times New Roman"/>
          <w:sz w:val="24"/>
          <w:szCs w:val="24"/>
        </w:rPr>
      </w:pPr>
      <w:ins w:id="753" w:author="ESTHER" w:date="2026-01-09T22:54:00Z" w16du:dateUtc="2026-01-09T18:54:00Z">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85888" behindDoc="0" locked="0" layoutInCell="1" allowOverlap="1" wp14:anchorId="45ED5E94" wp14:editId="6D1889EF">
                  <wp:simplePos x="0" y="0"/>
                  <wp:positionH relativeFrom="column">
                    <wp:posOffset>228600</wp:posOffset>
                  </wp:positionH>
                  <wp:positionV relativeFrom="paragraph">
                    <wp:posOffset>37465</wp:posOffset>
                  </wp:positionV>
                  <wp:extent cx="485775" cy="228600"/>
                  <wp:effectExtent l="0" t="0" r="28575" b="19050"/>
                  <wp:wrapNone/>
                  <wp:docPr id="1435721130" name="Rectangle 3"/>
                  <wp:cNvGraphicFramePr/>
                  <a:graphic xmlns:a="http://schemas.openxmlformats.org/drawingml/2006/main">
                    <a:graphicData uri="http://schemas.microsoft.com/office/word/2010/wordprocessingShape">
                      <wps:wsp>
                        <wps:cNvSpPr/>
                        <wps:spPr>
                          <a:xfrm>
                            <a:off x="0" y="0"/>
                            <a:ext cx="485775" cy="228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A37A8" id="Rectangle 3" o:spid="_x0000_s1026" style="position:absolute;margin-left:18pt;margin-top:2.95pt;width:38.25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" fillcolor="white [3212]" strokecolor="#09101d [484]" strokeweight="1pt"/>
              </w:pict>
            </mc:Fallback>
          </mc:AlternateContent>
        </w:r>
      </w:ins>
    </w:p>
    <w:p w14:paraId="0B4EA7B2" w14:textId="77777777" w:rsidR="00E77B95" w:rsidRDefault="00E77B95" w:rsidP="00E77B95">
      <w:pPr>
        <w:pStyle w:val="ListParagraph"/>
        <w:ind w:left="360"/>
        <w:rPr>
          <w:ins w:id="754" w:author="ESTHER" w:date="2026-01-09T22:31:00Z" w16du:dateUtc="2026-01-09T18:31:00Z"/>
          <w:rFonts w:ascii="Times New Roman" w:hAnsi="Times New Roman" w:cs="Times New Roman"/>
          <w:sz w:val="24"/>
          <w:szCs w:val="24"/>
        </w:rPr>
      </w:pPr>
    </w:p>
    <w:p w14:paraId="518A18A6" w14:textId="3CBE8243" w:rsidR="00E77B95" w:rsidRDefault="00E77B95" w:rsidP="00E77B95">
      <w:pPr>
        <w:pStyle w:val="ListParagraph"/>
        <w:ind w:left="360"/>
        <w:rPr>
          <w:ins w:id="755" w:author="ESTHER" w:date="2026-01-09T22:32:00Z" w16du:dateUtc="2026-01-09T18:32:00Z"/>
          <w:rFonts w:ascii="Times New Roman" w:hAnsi="Times New Roman" w:cs="Times New Roman"/>
          <w:sz w:val="24"/>
          <w:szCs w:val="24"/>
        </w:rPr>
      </w:pPr>
      <w:ins w:id="756" w:author="ESTHER" w:date="2026-01-09T22:31:00Z" w16du:dateUtc="2026-01-09T18:31:00Z">
        <w:r>
          <w:rPr>
            <w:rFonts w:ascii="Times New Roman" w:hAnsi="Times New Roman" w:cs="Times New Roman"/>
            <w:sz w:val="24"/>
            <w:szCs w:val="24"/>
          </w:rPr>
          <w:t>EXPLAIN TYPES OF R</w:t>
        </w:r>
      </w:ins>
      <w:ins w:id="757" w:author="ESTHER" w:date="2026-01-09T22:32:00Z" w16du:dateUtc="2026-01-09T18:32:00Z">
        <w:r>
          <w:rPr>
            <w:rFonts w:ascii="Times New Roman" w:hAnsi="Times New Roman" w:cs="Times New Roman"/>
            <w:sz w:val="24"/>
            <w:szCs w:val="24"/>
          </w:rPr>
          <w:t>ULES AND WHY</w:t>
        </w:r>
      </w:ins>
    </w:p>
    <w:p w14:paraId="2C101C80" w14:textId="5FDD768C" w:rsidR="00E77B95" w:rsidRDefault="00E77B95" w:rsidP="00E77B95">
      <w:pPr>
        <w:pStyle w:val="ListParagraph"/>
        <w:ind w:left="360"/>
        <w:rPr>
          <w:ins w:id="758" w:author="ESTHER" w:date="2026-01-09T22:32:00Z" w16du:dateUtc="2026-01-09T18:32:00Z"/>
          <w:rFonts w:ascii="Times New Roman" w:hAnsi="Times New Roman" w:cs="Times New Roman"/>
          <w:sz w:val="24"/>
          <w:szCs w:val="24"/>
        </w:rPr>
      </w:pPr>
      <w:ins w:id="759" w:author="ESTHER" w:date="2026-01-09T22:32:00Z" w16du:dateUtc="2026-01-09T18:32:00Z">
        <w:r>
          <w:rPr>
            <w:rFonts w:ascii="Times New Roman" w:hAnsi="Times New Roman" w:cs="Times New Roman"/>
            <w:sz w:val="24"/>
            <w:szCs w:val="24"/>
          </w:rPr>
          <w:t>____________________________________________________________________</w:t>
        </w:r>
      </w:ins>
    </w:p>
    <w:p w14:paraId="233BA2F5" w14:textId="6A17CF87" w:rsidR="00E77B95" w:rsidRDefault="00E77B95" w:rsidP="00E77B95">
      <w:pPr>
        <w:pStyle w:val="ListParagraph"/>
        <w:ind w:left="360"/>
        <w:rPr>
          <w:ins w:id="760" w:author="ESTHER" w:date="2026-01-09T22:32:00Z" w16du:dateUtc="2026-01-09T18:32:00Z"/>
          <w:rFonts w:ascii="Times New Roman" w:hAnsi="Times New Roman" w:cs="Times New Roman"/>
          <w:sz w:val="24"/>
          <w:szCs w:val="24"/>
        </w:rPr>
      </w:pPr>
      <w:ins w:id="761" w:author="ESTHER" w:date="2026-01-09T22:32:00Z" w16du:dateUtc="2026-01-09T18:32:00Z">
        <w:r>
          <w:rPr>
            <w:rFonts w:ascii="Times New Roman" w:hAnsi="Times New Roman" w:cs="Times New Roman"/>
            <w:sz w:val="24"/>
            <w:szCs w:val="24"/>
          </w:rPr>
          <w:t>____________________________________________________________________</w:t>
        </w:r>
      </w:ins>
    </w:p>
    <w:p w14:paraId="1B94A035" w14:textId="070C1281" w:rsidR="0055719E" w:rsidRPr="00D024F4" w:rsidRDefault="00E77B95" w:rsidP="00D024F4">
      <w:pPr>
        <w:pStyle w:val="ListParagraph"/>
        <w:ind w:left="360"/>
        <w:rPr>
          <w:ins w:id="762" w:author="ESTHER" w:date="2026-01-09T22:27:00Z" w16du:dateUtc="2026-01-09T18:27:00Z"/>
          <w:rFonts w:ascii="Times New Roman" w:hAnsi="Times New Roman" w:cs="Times New Roman"/>
          <w:sz w:val="24"/>
          <w:szCs w:val="24"/>
          <w:rPrChange w:id="763" w:author="ESTHER" w:date="2026-01-09T22:55:00Z" w16du:dateUtc="2026-01-09T18:55:00Z">
            <w:rPr>
              <w:ins w:id="764" w:author="ESTHER" w:date="2026-01-09T22:27:00Z" w16du:dateUtc="2026-01-09T18:27:00Z"/>
              <w:rFonts w:ascii="Times New Roman" w:hAnsi="Times New Roman" w:cs="Times New Roman"/>
              <w:color w:val="000000" w:themeColor="text1"/>
              <w:sz w:val="24"/>
              <w:szCs w:val="24"/>
            </w:rPr>
          </w:rPrChange>
        </w:rPr>
        <w:pPrChange w:id="765" w:author="ESTHER" w:date="2026-01-09T22:55:00Z" w16du:dateUtc="2026-01-09T18:55:00Z">
          <w:pPr>
            <w:pStyle w:val="Heading2"/>
          </w:pPr>
        </w:pPrChange>
      </w:pPr>
      <w:ins w:id="766" w:author="ESTHER" w:date="2026-01-09T22:32:00Z" w16du:dateUtc="2026-01-09T18:32:00Z">
        <w:r>
          <w:rPr>
            <w:rFonts w:ascii="Times New Roman" w:hAnsi="Times New Roman" w:cs="Times New Roman"/>
            <w:sz w:val="24"/>
            <w:szCs w:val="24"/>
          </w:rPr>
          <w:t>_____________________________________________________________________</w:t>
        </w:r>
      </w:ins>
    </w:p>
    <w:p w14:paraId="520D700E" w14:textId="77777777" w:rsidR="0055719E" w:rsidRDefault="0055719E" w:rsidP="00504A64">
      <w:pPr>
        <w:pStyle w:val="Heading2"/>
        <w:rPr>
          <w:ins w:id="767" w:author="ESTHER" w:date="2026-01-09T22:27:00Z" w16du:dateUtc="2026-01-09T18:27:00Z"/>
          <w:rFonts w:ascii="Times New Roman" w:hAnsi="Times New Roman" w:cs="Times New Roman"/>
          <w:color w:val="000000" w:themeColor="text1"/>
          <w:sz w:val="24"/>
          <w:szCs w:val="24"/>
        </w:rPr>
      </w:pPr>
    </w:p>
    <w:p w14:paraId="20699C82" w14:textId="77777777" w:rsidR="00911EEF" w:rsidRDefault="00504A64" w:rsidP="004E6123">
      <w:pPr>
        <w:pStyle w:val="ListParagraph"/>
        <w:numPr>
          <w:ilvl w:val="0"/>
          <w:numId w:val="7"/>
        </w:numPr>
        <w:rPr>
          <w:ins w:id="768" w:author="ESTHER" w:date="2026-01-09T22:36:00Z" w16du:dateUtc="2026-01-09T18:36:00Z"/>
          <w:rFonts w:ascii="Times New Roman" w:hAnsi="Times New Roman" w:cs="Times New Roman"/>
          <w:sz w:val="24"/>
          <w:szCs w:val="24"/>
        </w:rPr>
      </w:pPr>
      <w:ins w:id="769" w:author="ESTHER" w:date="2026-01-09T21:55:00Z" w16du:dateUtc="2026-01-09T17:55:00Z">
        <w:r w:rsidRPr="004E6123">
          <w:rPr>
            <w:rFonts w:ascii="Times New Roman" w:hAnsi="Times New Roman" w:cs="Times New Roman"/>
            <w:sz w:val="24"/>
            <w:szCs w:val="24"/>
            <w:rPrChange w:id="770" w:author="ESTHER" w:date="2026-01-09T22:35:00Z" w16du:dateUtc="2026-01-09T18:35:00Z">
              <w:rPr/>
            </w:rPrChange>
          </w:rPr>
          <w:t xml:space="preserve">What </w:t>
        </w:r>
      </w:ins>
      <w:ins w:id="771" w:author="ESTHER" w:date="2026-01-09T22:34:00Z" w16du:dateUtc="2026-01-09T18:34:00Z">
        <w:r w:rsidR="004E6123" w:rsidRPr="004E6123">
          <w:rPr>
            <w:rFonts w:ascii="Times New Roman" w:hAnsi="Times New Roman" w:cs="Times New Roman"/>
            <w:sz w:val="24"/>
            <w:szCs w:val="24"/>
            <w:rPrChange w:id="772" w:author="ESTHER" w:date="2026-01-09T22:35:00Z" w16du:dateUtc="2026-01-09T18:35:00Z">
              <w:rPr/>
            </w:rPrChange>
          </w:rPr>
          <w:t xml:space="preserve">do you think </w:t>
        </w:r>
      </w:ins>
      <w:ins w:id="773" w:author="ESTHER" w:date="2026-01-09T22:35:00Z" w16du:dateUtc="2026-01-09T18:35:00Z">
        <w:r w:rsidR="004E6123" w:rsidRPr="004E6123">
          <w:rPr>
            <w:rFonts w:ascii="Times New Roman" w:hAnsi="Times New Roman" w:cs="Times New Roman"/>
            <w:sz w:val="24"/>
            <w:szCs w:val="24"/>
            <w:rPrChange w:id="774" w:author="ESTHER" w:date="2026-01-09T22:35:00Z" w16du:dateUtc="2026-01-09T18:35:00Z">
              <w:rPr/>
            </w:rPrChange>
          </w:rPr>
          <w:t xml:space="preserve">are the </w:t>
        </w:r>
      </w:ins>
      <w:ins w:id="775" w:author="ESTHER" w:date="2026-01-09T21:55:00Z" w16du:dateUtc="2026-01-09T17:55:00Z">
        <w:r w:rsidRPr="004E6123">
          <w:rPr>
            <w:rFonts w:ascii="Times New Roman" w:hAnsi="Times New Roman" w:cs="Times New Roman"/>
            <w:sz w:val="24"/>
            <w:szCs w:val="24"/>
            <w:rPrChange w:id="776" w:author="ESTHER" w:date="2026-01-09T22:35:00Z" w16du:dateUtc="2026-01-09T18:35:00Z">
              <w:rPr/>
            </w:rPrChange>
          </w:rPr>
          <w:t xml:space="preserve">challenges </w:t>
        </w:r>
      </w:ins>
      <w:ins w:id="777" w:author="ESTHER" w:date="2026-01-09T22:35:00Z" w16du:dateUtc="2026-01-09T18:35:00Z">
        <w:r w:rsidR="004E6123" w:rsidRPr="004E6123">
          <w:rPr>
            <w:rFonts w:ascii="Times New Roman" w:hAnsi="Times New Roman" w:cs="Times New Roman"/>
            <w:sz w:val="24"/>
            <w:szCs w:val="24"/>
            <w:rPrChange w:id="778" w:author="ESTHER" w:date="2026-01-09T22:35:00Z" w16du:dateUtc="2026-01-09T18:35:00Z">
              <w:rPr/>
            </w:rPrChange>
          </w:rPr>
          <w:t xml:space="preserve">that </w:t>
        </w:r>
      </w:ins>
      <w:ins w:id="779" w:author="ESTHER" w:date="2026-01-09T21:55:00Z" w16du:dateUtc="2026-01-09T17:55:00Z">
        <w:r w:rsidRPr="004E6123">
          <w:rPr>
            <w:rFonts w:ascii="Times New Roman" w:hAnsi="Times New Roman" w:cs="Times New Roman"/>
            <w:sz w:val="24"/>
            <w:szCs w:val="24"/>
            <w:rPrChange w:id="780" w:author="ESTHER" w:date="2026-01-09T22:35:00Z" w16du:dateUtc="2026-01-09T18:35:00Z">
              <w:rPr/>
            </w:rPrChange>
          </w:rPr>
          <w:t>hinder effective teacher–student collaboration in your school?</w:t>
        </w:r>
      </w:ins>
    </w:p>
    <w:p w14:paraId="64930383" w14:textId="77777777" w:rsidR="00911EEF" w:rsidRDefault="00911EEF" w:rsidP="00911EEF">
      <w:pPr>
        <w:pStyle w:val="ListParagraph"/>
        <w:ind w:left="360"/>
        <w:rPr>
          <w:ins w:id="781" w:author="ESTHER" w:date="2026-01-09T22:36:00Z" w16du:dateUtc="2026-01-09T18:36:00Z"/>
          <w:rFonts w:ascii="Times New Roman" w:hAnsi="Times New Roman" w:cs="Times New Roman"/>
          <w:sz w:val="24"/>
          <w:szCs w:val="24"/>
        </w:rPr>
      </w:pPr>
    </w:p>
    <w:p w14:paraId="266B48CD" w14:textId="027BB9F4" w:rsidR="00504A64" w:rsidRPr="004E6123" w:rsidRDefault="00911EEF" w:rsidP="00911EEF">
      <w:pPr>
        <w:pStyle w:val="ListParagraph"/>
        <w:ind w:left="360"/>
        <w:rPr>
          <w:ins w:id="782" w:author="ESTHER" w:date="2026-01-09T22:35:00Z" w16du:dateUtc="2026-01-09T18:35:00Z"/>
          <w:rFonts w:ascii="Times New Roman" w:hAnsi="Times New Roman" w:cs="Times New Roman"/>
          <w:sz w:val="24"/>
          <w:szCs w:val="24"/>
          <w:rPrChange w:id="783" w:author="ESTHER" w:date="2026-01-09T22:35:00Z" w16du:dateUtc="2026-01-09T18:35:00Z">
            <w:rPr>
              <w:ins w:id="784" w:author="ESTHER" w:date="2026-01-09T22:35:00Z" w16du:dateUtc="2026-01-09T18:35:00Z"/>
            </w:rPr>
          </w:rPrChange>
        </w:rPr>
        <w:pPrChange w:id="785" w:author="ESTHER" w:date="2026-01-09T22:36:00Z" w16du:dateUtc="2026-01-09T18:36:00Z">
          <w:pPr/>
        </w:pPrChange>
      </w:pPr>
      <w:ins w:id="786" w:author="ESTHER" w:date="2026-01-09T22:36:00Z" w16du:dateUtc="2026-01-09T18:36:00Z">
        <w:r>
          <w:rPr>
            <w:rFonts w:ascii="Times New Roman" w:hAnsi="Times New Roman" w:cs="Times New Roman"/>
            <w:sz w:val="24"/>
            <w:szCs w:val="24"/>
          </w:rPr>
          <w:t xml:space="preserve"> </w:t>
        </w:r>
        <w:r w:rsidRPr="00D024F4">
          <w:rPr>
            <w:rFonts w:ascii="Times New Roman" w:hAnsi="Times New Roman" w:cs="Times New Roman"/>
            <w:rPrChange w:id="787" w:author="ESTHER" w:date="2026-01-09T22:48:00Z" w16du:dateUtc="2026-01-09T18:48:00Z">
              <w:rPr>
                <w:rFonts w:ascii="Times New Roman" w:hAnsi="Times New Roman" w:cs="Times New Roman"/>
                <w:sz w:val="24"/>
                <w:szCs w:val="24"/>
              </w:rPr>
            </w:rPrChange>
          </w:rPr>
          <w:t>(LIST OR EXPLAIN ALL YOU THINK</w:t>
        </w:r>
      </w:ins>
      <w:ins w:id="788" w:author="ESTHER" w:date="2026-01-09T22:37:00Z" w16du:dateUtc="2026-01-09T18:37:00Z">
        <w:r w:rsidRPr="00D024F4">
          <w:rPr>
            <w:rFonts w:ascii="Times New Roman" w:hAnsi="Times New Roman" w:cs="Times New Roman"/>
            <w:rPrChange w:id="789" w:author="ESTHER" w:date="2026-01-09T22:48:00Z" w16du:dateUtc="2026-01-09T18:48:00Z">
              <w:rPr>
                <w:rFonts w:ascii="Times New Roman" w:hAnsi="Times New Roman" w:cs="Times New Roman"/>
                <w:sz w:val="24"/>
                <w:szCs w:val="24"/>
              </w:rPr>
            </w:rPrChange>
          </w:rPr>
          <w:t xml:space="preserve"> ARE THE PROBLEMS)</w:t>
        </w:r>
      </w:ins>
    </w:p>
    <w:p w14:paraId="523BB68A" w14:textId="7F7511EE" w:rsidR="004E6123" w:rsidRDefault="004E6123" w:rsidP="004E6123">
      <w:pPr>
        <w:pStyle w:val="ListParagraph"/>
        <w:ind w:left="360"/>
        <w:rPr>
          <w:ins w:id="790" w:author="ESTHER" w:date="2026-01-09T22:35:00Z" w16du:dateUtc="2026-01-09T18:35:00Z"/>
          <w:rFonts w:ascii="Times New Roman" w:hAnsi="Times New Roman" w:cs="Times New Roman"/>
          <w:sz w:val="24"/>
          <w:szCs w:val="24"/>
        </w:rPr>
      </w:pPr>
      <w:ins w:id="791" w:author="ESTHER" w:date="2026-01-09T22:35:00Z" w16du:dateUtc="2026-01-09T18:35:00Z">
        <w:r>
          <w:rPr>
            <w:rFonts w:ascii="Times New Roman" w:hAnsi="Times New Roman" w:cs="Times New Roman"/>
            <w:sz w:val="24"/>
            <w:szCs w:val="24"/>
          </w:rPr>
          <w:t>________________________________________________________________________</w:t>
        </w:r>
      </w:ins>
    </w:p>
    <w:p w14:paraId="66D461A5" w14:textId="59F69CCA" w:rsidR="004E6123" w:rsidRDefault="004E6123" w:rsidP="004E6123">
      <w:pPr>
        <w:pStyle w:val="ListParagraph"/>
        <w:ind w:left="360"/>
        <w:rPr>
          <w:ins w:id="792" w:author="ESTHER" w:date="2026-01-09T22:35:00Z" w16du:dateUtc="2026-01-09T18:35:00Z"/>
          <w:rFonts w:ascii="Times New Roman" w:hAnsi="Times New Roman" w:cs="Times New Roman"/>
          <w:sz w:val="24"/>
          <w:szCs w:val="24"/>
        </w:rPr>
      </w:pPr>
      <w:ins w:id="793" w:author="ESTHER" w:date="2026-01-09T22:35:00Z" w16du:dateUtc="2026-01-09T18:35:00Z">
        <w:r>
          <w:rPr>
            <w:rFonts w:ascii="Times New Roman" w:hAnsi="Times New Roman" w:cs="Times New Roman"/>
            <w:sz w:val="24"/>
            <w:szCs w:val="24"/>
          </w:rPr>
          <w:t>________________________________________________________________________</w:t>
        </w:r>
      </w:ins>
    </w:p>
    <w:p w14:paraId="6BDBCE35" w14:textId="267C409F" w:rsidR="004E6123" w:rsidRDefault="004E6123" w:rsidP="004E6123">
      <w:pPr>
        <w:pStyle w:val="ListParagraph"/>
        <w:ind w:left="360"/>
        <w:rPr>
          <w:ins w:id="794" w:author="ESTHER" w:date="2026-01-09T22:39:00Z" w16du:dateUtc="2026-01-09T18:39:00Z"/>
          <w:rFonts w:ascii="Times New Roman" w:hAnsi="Times New Roman" w:cs="Times New Roman"/>
          <w:sz w:val="24"/>
          <w:szCs w:val="24"/>
        </w:rPr>
      </w:pPr>
      <w:ins w:id="795" w:author="ESTHER" w:date="2026-01-09T22:35:00Z" w16du:dateUtc="2026-01-09T18:35:00Z">
        <w:r>
          <w:rPr>
            <w:rFonts w:ascii="Times New Roman" w:hAnsi="Times New Roman" w:cs="Times New Roman"/>
            <w:sz w:val="24"/>
            <w:szCs w:val="24"/>
          </w:rPr>
          <w:t>_________________________________________________________________________</w:t>
        </w:r>
      </w:ins>
    </w:p>
    <w:p w14:paraId="559D0029" w14:textId="77777777" w:rsidR="007306EC" w:rsidRPr="004E6123" w:rsidRDefault="007306EC" w:rsidP="004E6123">
      <w:pPr>
        <w:pStyle w:val="ListParagraph"/>
        <w:ind w:left="360"/>
        <w:rPr>
          <w:ins w:id="796" w:author="ESTHER" w:date="2026-01-09T21:55:00Z" w16du:dateUtc="2026-01-09T17:55:00Z"/>
          <w:rFonts w:ascii="Times New Roman" w:hAnsi="Times New Roman" w:cs="Times New Roman"/>
          <w:sz w:val="24"/>
          <w:szCs w:val="24"/>
          <w:rPrChange w:id="797" w:author="ESTHER" w:date="2026-01-09T22:35:00Z" w16du:dateUtc="2026-01-09T18:35:00Z">
            <w:rPr>
              <w:ins w:id="798" w:author="ESTHER" w:date="2026-01-09T21:55:00Z" w16du:dateUtc="2026-01-09T17:55:00Z"/>
            </w:rPr>
          </w:rPrChange>
        </w:rPr>
        <w:pPrChange w:id="799" w:author="ESTHER" w:date="2026-01-09T22:35:00Z" w16du:dateUtc="2026-01-09T18:35:00Z">
          <w:pPr/>
        </w:pPrChange>
      </w:pPr>
    </w:p>
    <w:p w14:paraId="7CD4A4CE" w14:textId="2B59DE77" w:rsidR="00504A64" w:rsidRPr="00D024F4" w:rsidRDefault="007306EC" w:rsidP="007306EC">
      <w:pPr>
        <w:pStyle w:val="ListParagraph"/>
        <w:numPr>
          <w:ilvl w:val="0"/>
          <w:numId w:val="7"/>
        </w:numPr>
        <w:rPr>
          <w:ins w:id="800" w:author="ESTHER" w:date="2026-01-09T22:39:00Z" w16du:dateUtc="2026-01-09T18:39:00Z"/>
          <w:rFonts w:ascii="Times New Roman" w:hAnsi="Times New Roman" w:cs="Times New Roman"/>
          <w:rPrChange w:id="801" w:author="ESTHER" w:date="2026-01-09T22:48:00Z" w16du:dateUtc="2026-01-09T18:48:00Z">
            <w:rPr>
              <w:ins w:id="802" w:author="ESTHER" w:date="2026-01-09T22:39:00Z" w16du:dateUtc="2026-01-09T18:39:00Z"/>
              <w:rFonts w:ascii="Times New Roman" w:hAnsi="Times New Roman" w:cs="Times New Roman"/>
              <w:sz w:val="24"/>
              <w:szCs w:val="24"/>
            </w:rPr>
          </w:rPrChange>
        </w:rPr>
      </w:pPr>
      <w:ins w:id="803" w:author="ESTHER" w:date="2026-01-09T22:37:00Z" w16du:dateUtc="2026-01-09T18:37:00Z">
        <w:r w:rsidRPr="00D024F4">
          <w:rPr>
            <w:rFonts w:ascii="Times New Roman" w:hAnsi="Times New Roman" w:cs="Times New Roman"/>
            <w:rPrChange w:id="804" w:author="ESTHER" w:date="2026-01-09T22:48:00Z" w16du:dateUtc="2026-01-09T18:48:00Z">
              <w:rPr>
                <w:rFonts w:ascii="Times New Roman" w:hAnsi="Times New Roman" w:cs="Times New Roman"/>
                <w:sz w:val="24"/>
                <w:szCs w:val="24"/>
              </w:rPr>
            </w:rPrChange>
          </w:rPr>
          <w:t>A</w:t>
        </w:r>
      </w:ins>
      <w:ins w:id="805" w:author="ESTHER" w:date="2026-01-09T22:38:00Z" w16du:dateUtc="2026-01-09T18:38:00Z">
        <w:r w:rsidRPr="00D024F4">
          <w:rPr>
            <w:rFonts w:ascii="Times New Roman" w:hAnsi="Times New Roman" w:cs="Times New Roman"/>
            <w:rPrChange w:id="806" w:author="ESTHER" w:date="2026-01-09T22:48:00Z" w16du:dateUtc="2026-01-09T18:48:00Z">
              <w:rPr>
                <w:rFonts w:ascii="Times New Roman" w:hAnsi="Times New Roman" w:cs="Times New Roman"/>
                <w:sz w:val="24"/>
                <w:szCs w:val="24"/>
              </w:rPr>
            </w:rPrChange>
          </w:rPr>
          <w:t xml:space="preserve">NY FURTHER EXTRA OPINION ON CLASSROOM COLLABORATION </w:t>
        </w:r>
      </w:ins>
      <w:ins w:id="807" w:author="ESTHER" w:date="2026-01-09T22:39:00Z" w16du:dateUtc="2026-01-09T18:39:00Z">
        <w:r w:rsidRPr="00D024F4">
          <w:rPr>
            <w:rFonts w:ascii="Times New Roman" w:hAnsi="Times New Roman" w:cs="Times New Roman"/>
            <w:rPrChange w:id="808" w:author="ESTHER" w:date="2026-01-09T22:48:00Z" w16du:dateUtc="2026-01-09T18:48:00Z">
              <w:rPr>
                <w:rFonts w:ascii="Times New Roman" w:hAnsi="Times New Roman" w:cs="Times New Roman"/>
                <w:sz w:val="24"/>
                <w:szCs w:val="24"/>
              </w:rPr>
            </w:rPrChange>
          </w:rPr>
          <w:t>BETWEEN TEACHERS AND STUDENTS</w:t>
        </w:r>
      </w:ins>
    </w:p>
    <w:p w14:paraId="0C0ACA08" w14:textId="1805E9DF" w:rsidR="007306EC" w:rsidRDefault="007306EC" w:rsidP="007306EC">
      <w:pPr>
        <w:pStyle w:val="ListParagraph"/>
        <w:ind w:left="360"/>
        <w:rPr>
          <w:ins w:id="809" w:author="ESTHER" w:date="2026-01-09T22:39:00Z" w16du:dateUtc="2026-01-09T18:39:00Z"/>
          <w:rFonts w:ascii="Times New Roman" w:hAnsi="Times New Roman" w:cs="Times New Roman"/>
          <w:sz w:val="24"/>
          <w:szCs w:val="24"/>
        </w:rPr>
      </w:pPr>
      <w:ins w:id="810" w:author="ESTHER" w:date="2026-01-09T22:39:00Z" w16du:dateUtc="2026-01-09T18:39:00Z">
        <w:r>
          <w:rPr>
            <w:rFonts w:ascii="Times New Roman" w:hAnsi="Times New Roman" w:cs="Times New Roman"/>
            <w:sz w:val="24"/>
            <w:szCs w:val="24"/>
          </w:rPr>
          <w:t>________________________________________________________________________</w:t>
        </w:r>
      </w:ins>
    </w:p>
    <w:p w14:paraId="66F47CC8" w14:textId="07DA57B7" w:rsidR="007306EC" w:rsidRDefault="007306EC" w:rsidP="007306EC">
      <w:pPr>
        <w:pStyle w:val="ListParagraph"/>
        <w:ind w:left="360"/>
        <w:rPr>
          <w:ins w:id="811" w:author="ESTHER" w:date="2026-01-09T22:39:00Z" w16du:dateUtc="2026-01-09T18:39:00Z"/>
          <w:rFonts w:ascii="Times New Roman" w:hAnsi="Times New Roman" w:cs="Times New Roman"/>
          <w:sz w:val="24"/>
          <w:szCs w:val="24"/>
        </w:rPr>
      </w:pPr>
      <w:ins w:id="812" w:author="ESTHER" w:date="2026-01-09T22:39:00Z" w16du:dateUtc="2026-01-09T18:39:00Z">
        <w:r>
          <w:rPr>
            <w:rFonts w:ascii="Times New Roman" w:hAnsi="Times New Roman" w:cs="Times New Roman"/>
            <w:sz w:val="24"/>
            <w:szCs w:val="24"/>
          </w:rPr>
          <w:t>________________________________________________________________________</w:t>
        </w:r>
      </w:ins>
    </w:p>
    <w:p w14:paraId="76F0154D" w14:textId="1BB9184B" w:rsidR="007306EC" w:rsidRDefault="007306EC" w:rsidP="007306EC">
      <w:pPr>
        <w:pStyle w:val="ListParagraph"/>
        <w:ind w:left="360"/>
        <w:rPr>
          <w:ins w:id="813" w:author="ESTHER" w:date="2026-01-09T22:39:00Z" w16du:dateUtc="2026-01-09T18:39:00Z"/>
          <w:rFonts w:ascii="Times New Roman" w:hAnsi="Times New Roman" w:cs="Times New Roman"/>
          <w:sz w:val="24"/>
          <w:szCs w:val="24"/>
        </w:rPr>
      </w:pPr>
      <w:ins w:id="814" w:author="ESTHER" w:date="2026-01-09T22:39:00Z" w16du:dateUtc="2026-01-09T18:39:00Z">
        <w:r>
          <w:rPr>
            <w:rFonts w:ascii="Times New Roman" w:hAnsi="Times New Roman" w:cs="Times New Roman"/>
            <w:sz w:val="24"/>
            <w:szCs w:val="24"/>
          </w:rPr>
          <w:t>________________________________________________________________________</w:t>
        </w:r>
      </w:ins>
    </w:p>
    <w:p w14:paraId="1B48EE51" w14:textId="2400C4AC" w:rsidR="007306EC" w:rsidRPr="007306EC" w:rsidRDefault="007306EC" w:rsidP="007306EC">
      <w:pPr>
        <w:pStyle w:val="ListParagraph"/>
        <w:ind w:left="360"/>
        <w:rPr>
          <w:ins w:id="815" w:author="ESTHER" w:date="2026-01-09T21:55:00Z" w16du:dateUtc="2026-01-09T17:55:00Z"/>
          <w:rFonts w:ascii="Times New Roman" w:hAnsi="Times New Roman" w:cs="Times New Roman"/>
          <w:sz w:val="24"/>
          <w:szCs w:val="24"/>
          <w:rPrChange w:id="816" w:author="ESTHER" w:date="2026-01-09T22:37:00Z" w16du:dateUtc="2026-01-09T18:37:00Z">
            <w:rPr>
              <w:ins w:id="817" w:author="ESTHER" w:date="2026-01-09T21:55:00Z" w16du:dateUtc="2026-01-09T17:55:00Z"/>
            </w:rPr>
          </w:rPrChange>
        </w:rPr>
        <w:pPrChange w:id="818" w:author="ESTHER" w:date="2026-01-09T22:39:00Z" w16du:dateUtc="2026-01-09T18:39:00Z">
          <w:pPr/>
        </w:pPrChange>
      </w:pPr>
      <w:ins w:id="819" w:author="ESTHER" w:date="2026-01-09T22:39:00Z" w16du:dateUtc="2026-01-09T18:39:00Z">
        <w:r>
          <w:rPr>
            <w:rFonts w:ascii="Times New Roman" w:hAnsi="Times New Roman" w:cs="Times New Roman"/>
            <w:sz w:val="24"/>
            <w:szCs w:val="24"/>
          </w:rPr>
          <w:t>___________________________________________</w:t>
        </w:r>
      </w:ins>
      <w:ins w:id="820" w:author="ESTHER" w:date="2026-01-09T22:40:00Z" w16du:dateUtc="2026-01-09T18:40:00Z">
        <w:r>
          <w:rPr>
            <w:rFonts w:ascii="Times New Roman" w:hAnsi="Times New Roman" w:cs="Times New Roman"/>
            <w:sz w:val="24"/>
            <w:szCs w:val="24"/>
          </w:rPr>
          <w:t>_____________________________</w:t>
        </w:r>
      </w:ins>
    </w:p>
    <w:p w14:paraId="04C365DB" w14:textId="77777777" w:rsidR="00504A64" w:rsidRPr="00504A64" w:rsidRDefault="00504A64" w:rsidP="00504A64">
      <w:pPr>
        <w:rPr>
          <w:ins w:id="821" w:author="ESTHER" w:date="2026-01-09T21:55:00Z" w16du:dateUtc="2026-01-09T17:55:00Z"/>
          <w:rFonts w:ascii="Times New Roman" w:hAnsi="Times New Roman" w:cs="Times New Roman"/>
          <w:sz w:val="24"/>
          <w:szCs w:val="24"/>
          <w:rPrChange w:id="822" w:author="ESTHER" w:date="2026-01-09T21:57:00Z" w16du:dateUtc="2026-01-09T17:57:00Z">
            <w:rPr>
              <w:ins w:id="823" w:author="ESTHER" w:date="2026-01-09T21:55:00Z" w16du:dateUtc="2026-01-09T17:55:00Z"/>
            </w:rPr>
          </w:rPrChange>
        </w:rPr>
      </w:pPr>
      <w:ins w:id="824" w:author="ESTHER" w:date="2026-01-09T21:55:00Z" w16du:dateUtc="2026-01-09T17:55:00Z">
        <w:r w:rsidRPr="00504A64">
          <w:rPr>
            <w:rFonts w:ascii="Times New Roman" w:hAnsi="Times New Roman" w:cs="Times New Roman"/>
            <w:sz w:val="24"/>
            <w:szCs w:val="24"/>
            <w:rPrChange w:id="825" w:author="ESTHER" w:date="2026-01-09T21:57:00Z" w16du:dateUtc="2026-01-09T17:57:00Z">
              <w:rPr/>
            </w:rPrChange>
          </w:rPr>
          <w:br w:type="page"/>
        </w:r>
      </w:ins>
    </w:p>
    <w:p w14:paraId="0853F737" w14:textId="77777777" w:rsidR="00504A64" w:rsidRPr="00411F52" w:rsidRDefault="00504A64" w:rsidP="0036797B">
      <w:pPr>
        <w:spacing w:after="0" w:line="240" w:lineRule="auto"/>
        <w:rPr>
          <w:rFonts w:ascii="Times New Roman" w:hAnsi="Times New Roman" w:cs="Times New Roman"/>
          <w:sz w:val="24"/>
          <w:szCs w:val="24"/>
        </w:rPr>
      </w:pPr>
    </w:p>
    <w:sectPr w:rsidR="00504A64" w:rsidRPr="00411F52" w:rsidSect="004E32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87" w:author="USER" w:date="2026-01-06T17:52:00Z" w:initials="U">
    <w:p w14:paraId="22DEC64C" w14:textId="53B8C4F2" w:rsidR="00FA1E67" w:rsidRDefault="00FA1E67">
      <w:pPr>
        <w:pStyle w:val="CommentText"/>
      </w:pPr>
      <w:r>
        <w:rPr>
          <w:rStyle w:val="CommentReference"/>
        </w:rPr>
        <w:annotationRef/>
      </w:r>
      <w:r>
        <w:t xml:space="preserve"> </w:t>
      </w:r>
      <w:r w:rsidR="009A6DD9">
        <w:t xml:space="preserve">Use the most recent citation and drop the multiple years </w:t>
      </w:r>
    </w:p>
  </w:comment>
  <w:comment w:id="115" w:author="USER" w:date="2026-01-06T18:03:00Z" w:initials="U">
    <w:p w14:paraId="5B8D1ACE" w14:textId="67865C33" w:rsidR="00477758" w:rsidRDefault="00477758">
      <w:pPr>
        <w:pStyle w:val="CommentText"/>
      </w:pPr>
      <w:r>
        <w:rPr>
          <w:rStyle w:val="CommentReference"/>
        </w:rPr>
        <w:annotationRef/>
      </w:r>
      <w:r>
        <w:t xml:space="preserve"> </w:t>
      </w:r>
      <w:r w:rsidR="00133B07">
        <w:t>Your statement</w:t>
      </w:r>
      <w:r>
        <w:t xml:space="preserve"> of problem is not explicit. Kindly </w:t>
      </w:r>
      <w:r w:rsidR="00133B07">
        <w:t>review the</w:t>
      </w:r>
      <w:r>
        <w:t xml:space="preserve"> whole content, expunge </w:t>
      </w:r>
      <w:r w:rsidR="00133B07">
        <w:t>all repeated</w:t>
      </w:r>
      <w:r>
        <w:t xml:space="preserve"> information used in your background to the study. Your statement of the problem should be concise and clear highlighting the gaps the study intends to close in the educational </w:t>
      </w:r>
      <w:r w:rsidR="00133B07">
        <w:t>system</w:t>
      </w:r>
    </w:p>
  </w:comment>
  <w:comment w:id="207" w:author="USER" w:date="2026-01-06T17:59:00Z" w:initials="U">
    <w:p w14:paraId="7A6AC822" w14:textId="6AADEFA1" w:rsidR="00462747" w:rsidRDefault="00462747">
      <w:pPr>
        <w:pStyle w:val="CommentText"/>
      </w:pPr>
      <w:r>
        <w:rPr>
          <w:rStyle w:val="CommentReference"/>
        </w:rPr>
        <w:annotationRef/>
      </w:r>
      <w:r>
        <w:t xml:space="preserve"> Take this to your chapter one</w:t>
      </w:r>
    </w:p>
  </w:comment>
  <w:comment w:id="233" w:author="USER" w:date="2026-01-06T18:01:00Z" w:initials="U">
    <w:p w14:paraId="0B84B6DF" w14:textId="4BAADC19" w:rsidR="00462747" w:rsidRDefault="00462747">
      <w:pPr>
        <w:pStyle w:val="CommentText"/>
      </w:pPr>
      <w:r>
        <w:rPr>
          <w:rStyle w:val="CommentReference"/>
        </w:rPr>
        <w:annotationRef/>
      </w:r>
      <w:r>
        <w:t xml:space="preserve">  Is your statement of problem emanating from this </w:t>
      </w:r>
      <w:r w:rsidR="00477758">
        <w:t>point of view?</w:t>
      </w:r>
    </w:p>
  </w:comment>
  <w:comment w:id="266" w:author="USER" w:date="2026-01-06T18:10:00Z" w:initials="U">
    <w:p w14:paraId="3681F276" w14:textId="359002E6" w:rsidR="000F1267" w:rsidRDefault="000F1267">
      <w:pPr>
        <w:pStyle w:val="CommentText"/>
      </w:pPr>
      <w:r>
        <w:rPr>
          <w:rStyle w:val="CommentReference"/>
        </w:rPr>
        <w:annotationRef/>
      </w:r>
      <w:r>
        <w:t xml:space="preserve"> Avoid double barrel question. you cannot say classroom or teacher in one research question. Maintain one</w:t>
      </w:r>
    </w:p>
  </w:comment>
  <w:comment w:id="271" w:author="USER" w:date="2026-01-06T18:12:00Z" w:initials="U">
    <w:p w14:paraId="70CBF4EA" w14:textId="17B8B41C" w:rsidR="000F1267" w:rsidRDefault="000F1267">
      <w:pPr>
        <w:pStyle w:val="CommentText"/>
      </w:pPr>
      <w:r>
        <w:rPr>
          <w:rStyle w:val="CommentReference"/>
        </w:rPr>
        <w:annotationRef/>
      </w:r>
      <w:r>
        <w:t xml:space="preserve"> All your research questions are heavily loaded.  </w:t>
      </w:r>
      <w:proofErr w:type="spellStart"/>
      <w:r>
        <w:t>Eacg</w:t>
      </w:r>
      <w:proofErr w:type="spellEnd"/>
      <w:r>
        <w:t xml:space="preserve"> research should have a </w:t>
      </w:r>
      <w:proofErr w:type="gramStart"/>
      <w:r>
        <w:t>target  indicati</w:t>
      </w:r>
      <w:r w:rsidR="00555F17">
        <w:t>ng</w:t>
      </w:r>
      <w:proofErr w:type="gramEnd"/>
      <w:r w:rsidR="00555F17">
        <w:t xml:space="preserve">  the </w:t>
      </w:r>
      <w:proofErr w:type="spellStart"/>
      <w:r w:rsidR="00555F17">
        <w:t>dependet</w:t>
      </w:r>
      <w:proofErr w:type="spellEnd"/>
      <w:r w:rsidR="00555F17">
        <w:t xml:space="preserve"> , </w:t>
      </w:r>
      <w:proofErr w:type="spellStart"/>
      <w:r w:rsidR="00555F17">
        <w:t>indepenet</w:t>
      </w:r>
      <w:proofErr w:type="spellEnd"/>
      <w:r w:rsidR="00555F17">
        <w:t xml:space="preserve"> and moderating variable</w:t>
      </w:r>
    </w:p>
  </w:comment>
  <w:comment w:id="286" w:author="USER" w:date="2026-01-07T17:44:00Z" w:initials="U">
    <w:p w14:paraId="519681E7" w14:textId="26864316" w:rsidR="00A865DF" w:rsidRDefault="00A865DF">
      <w:pPr>
        <w:pStyle w:val="CommentText"/>
      </w:pPr>
      <w:r>
        <w:rPr>
          <w:rStyle w:val="CommentReference"/>
        </w:rPr>
        <w:annotationRef/>
      </w:r>
      <w:r>
        <w:t>What do you mean by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2DEC64C" w15:done="0"/>
  <w15:commentEx w15:paraId="5B8D1ACE" w15:done="1"/>
  <w15:commentEx w15:paraId="7A6AC822" w15:done="1"/>
  <w15:commentEx w15:paraId="0B84B6DF" w15:done="0"/>
  <w15:commentEx w15:paraId="3681F276" w15:done="1"/>
  <w15:commentEx w15:paraId="70CBF4EA" w15:done="0"/>
  <w15:commentEx w15:paraId="519681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D07CA59" w16cex:dateUtc="2026-01-06T16:52:00Z"/>
  <w16cex:commentExtensible w16cex:durableId="2D07CD02" w16cex:dateUtc="2026-01-06T17:03:00Z"/>
  <w16cex:commentExtensible w16cex:durableId="2D07CBF5" w16cex:dateUtc="2026-01-06T16:59:00Z"/>
  <w16cex:commentExtensible w16cex:durableId="2D07CC76" w16cex:dateUtc="2026-01-06T17:01:00Z"/>
  <w16cex:commentExtensible w16cex:durableId="2D07CEA2" w16cex:dateUtc="2026-01-06T17:10:00Z"/>
  <w16cex:commentExtensible w16cex:durableId="2D07CEF0" w16cex:dateUtc="2026-01-06T17:12:00Z"/>
  <w16cex:commentExtensible w16cex:durableId="2D0919E6" w16cex:dateUtc="2026-01-07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2DEC64C" w16cid:durableId="2D07CA59"/>
  <w16cid:commentId w16cid:paraId="5B8D1ACE" w16cid:durableId="2D07CD02"/>
  <w16cid:commentId w16cid:paraId="7A6AC822" w16cid:durableId="2D07CBF5"/>
  <w16cid:commentId w16cid:paraId="0B84B6DF" w16cid:durableId="2D07CC76"/>
  <w16cid:commentId w16cid:paraId="3681F276" w16cid:durableId="2D07CEA2"/>
  <w16cid:commentId w16cid:paraId="70CBF4EA" w16cid:durableId="2D07CEF0"/>
  <w16cid:commentId w16cid:paraId="519681E7" w16cid:durableId="2D0919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F8D717" w14:textId="77777777" w:rsidR="00E126E7" w:rsidRDefault="00E126E7" w:rsidP="00E947EE">
      <w:pPr>
        <w:spacing w:after="0" w:line="240" w:lineRule="auto"/>
      </w:pPr>
      <w:r>
        <w:separator/>
      </w:r>
    </w:p>
  </w:endnote>
  <w:endnote w:type="continuationSeparator" w:id="0">
    <w:p w14:paraId="6DF9E226" w14:textId="77777777" w:rsidR="00E126E7" w:rsidRDefault="00E126E7" w:rsidP="00E94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B1EC4F" w14:textId="77777777" w:rsidR="00E126E7" w:rsidRDefault="00E126E7" w:rsidP="00E947EE">
      <w:pPr>
        <w:spacing w:after="0" w:line="240" w:lineRule="auto"/>
      </w:pPr>
      <w:r>
        <w:separator/>
      </w:r>
    </w:p>
  </w:footnote>
  <w:footnote w:type="continuationSeparator" w:id="0">
    <w:p w14:paraId="3436722E" w14:textId="77777777" w:rsidR="00E126E7" w:rsidRDefault="00E126E7" w:rsidP="00E94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7A89768"/>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E406157"/>
    <w:multiLevelType w:val="hybridMultilevel"/>
    <w:tmpl w:val="12CA579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24411F"/>
    <w:multiLevelType w:val="hybridMultilevel"/>
    <w:tmpl w:val="6C685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DD22D9"/>
    <w:multiLevelType w:val="hybridMultilevel"/>
    <w:tmpl w:val="2B7A62CC"/>
    <w:lvl w:ilvl="0" w:tplc="2000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273315"/>
    <w:multiLevelType w:val="hybridMultilevel"/>
    <w:tmpl w:val="D7D6D974"/>
    <w:lvl w:ilvl="0" w:tplc="2000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BB685C"/>
    <w:multiLevelType w:val="hybridMultilevel"/>
    <w:tmpl w:val="A76084B0"/>
    <w:lvl w:ilvl="0" w:tplc="BB24FA7C">
      <w:start w:val="1"/>
      <w:numFmt w:val="bullet"/>
      <w:lvlText w:val=""/>
      <w:lvlJc w:val="left"/>
      <w:pPr>
        <w:tabs>
          <w:tab w:val="num" w:pos="720"/>
        </w:tabs>
        <w:ind w:left="720" w:hanging="360"/>
      </w:pPr>
      <w:rPr>
        <w:rFonts w:ascii="Wingdings" w:hAnsi="Wingdings" w:hint="default"/>
      </w:rPr>
    </w:lvl>
    <w:lvl w:ilvl="1" w:tplc="20049E72" w:tentative="1">
      <w:start w:val="1"/>
      <w:numFmt w:val="bullet"/>
      <w:lvlText w:val=""/>
      <w:lvlJc w:val="left"/>
      <w:pPr>
        <w:tabs>
          <w:tab w:val="num" w:pos="1440"/>
        </w:tabs>
        <w:ind w:left="1440" w:hanging="360"/>
      </w:pPr>
      <w:rPr>
        <w:rFonts w:ascii="Wingdings" w:hAnsi="Wingdings" w:hint="default"/>
      </w:rPr>
    </w:lvl>
    <w:lvl w:ilvl="2" w:tplc="E4321244" w:tentative="1">
      <w:start w:val="1"/>
      <w:numFmt w:val="bullet"/>
      <w:lvlText w:val=""/>
      <w:lvlJc w:val="left"/>
      <w:pPr>
        <w:tabs>
          <w:tab w:val="num" w:pos="2160"/>
        </w:tabs>
        <w:ind w:left="2160" w:hanging="360"/>
      </w:pPr>
      <w:rPr>
        <w:rFonts w:ascii="Wingdings" w:hAnsi="Wingdings" w:hint="default"/>
      </w:rPr>
    </w:lvl>
    <w:lvl w:ilvl="3" w:tplc="0BCCEF74" w:tentative="1">
      <w:start w:val="1"/>
      <w:numFmt w:val="bullet"/>
      <w:lvlText w:val=""/>
      <w:lvlJc w:val="left"/>
      <w:pPr>
        <w:tabs>
          <w:tab w:val="num" w:pos="2880"/>
        </w:tabs>
        <w:ind w:left="2880" w:hanging="360"/>
      </w:pPr>
      <w:rPr>
        <w:rFonts w:ascii="Wingdings" w:hAnsi="Wingdings" w:hint="default"/>
      </w:rPr>
    </w:lvl>
    <w:lvl w:ilvl="4" w:tplc="D628510E" w:tentative="1">
      <w:start w:val="1"/>
      <w:numFmt w:val="bullet"/>
      <w:lvlText w:val=""/>
      <w:lvlJc w:val="left"/>
      <w:pPr>
        <w:tabs>
          <w:tab w:val="num" w:pos="3600"/>
        </w:tabs>
        <w:ind w:left="3600" w:hanging="360"/>
      </w:pPr>
      <w:rPr>
        <w:rFonts w:ascii="Wingdings" w:hAnsi="Wingdings" w:hint="default"/>
      </w:rPr>
    </w:lvl>
    <w:lvl w:ilvl="5" w:tplc="0860BC08" w:tentative="1">
      <w:start w:val="1"/>
      <w:numFmt w:val="bullet"/>
      <w:lvlText w:val=""/>
      <w:lvlJc w:val="left"/>
      <w:pPr>
        <w:tabs>
          <w:tab w:val="num" w:pos="4320"/>
        </w:tabs>
        <w:ind w:left="4320" w:hanging="360"/>
      </w:pPr>
      <w:rPr>
        <w:rFonts w:ascii="Wingdings" w:hAnsi="Wingdings" w:hint="default"/>
      </w:rPr>
    </w:lvl>
    <w:lvl w:ilvl="6" w:tplc="0B8C4290" w:tentative="1">
      <w:start w:val="1"/>
      <w:numFmt w:val="bullet"/>
      <w:lvlText w:val=""/>
      <w:lvlJc w:val="left"/>
      <w:pPr>
        <w:tabs>
          <w:tab w:val="num" w:pos="5040"/>
        </w:tabs>
        <w:ind w:left="5040" w:hanging="360"/>
      </w:pPr>
      <w:rPr>
        <w:rFonts w:ascii="Wingdings" w:hAnsi="Wingdings" w:hint="default"/>
      </w:rPr>
    </w:lvl>
    <w:lvl w:ilvl="7" w:tplc="052E2072" w:tentative="1">
      <w:start w:val="1"/>
      <w:numFmt w:val="bullet"/>
      <w:lvlText w:val=""/>
      <w:lvlJc w:val="left"/>
      <w:pPr>
        <w:tabs>
          <w:tab w:val="num" w:pos="5760"/>
        </w:tabs>
        <w:ind w:left="5760" w:hanging="360"/>
      </w:pPr>
      <w:rPr>
        <w:rFonts w:ascii="Wingdings" w:hAnsi="Wingdings" w:hint="default"/>
      </w:rPr>
    </w:lvl>
    <w:lvl w:ilvl="8" w:tplc="F924687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A42467"/>
    <w:multiLevelType w:val="hybridMultilevel"/>
    <w:tmpl w:val="5B183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4636533"/>
    <w:multiLevelType w:val="hybridMultilevel"/>
    <w:tmpl w:val="516055BE"/>
    <w:lvl w:ilvl="0" w:tplc="DC96E7D0">
      <w:start w:val="1"/>
      <w:numFmt w:val="bullet"/>
      <w:lvlText w:val=""/>
      <w:lvlJc w:val="left"/>
      <w:pPr>
        <w:tabs>
          <w:tab w:val="num" w:pos="720"/>
        </w:tabs>
        <w:ind w:left="720" w:hanging="360"/>
      </w:pPr>
      <w:rPr>
        <w:rFonts w:ascii="Wingdings" w:hAnsi="Wingdings" w:hint="default"/>
      </w:rPr>
    </w:lvl>
    <w:lvl w:ilvl="1" w:tplc="D1589F70" w:tentative="1">
      <w:start w:val="1"/>
      <w:numFmt w:val="bullet"/>
      <w:lvlText w:val=""/>
      <w:lvlJc w:val="left"/>
      <w:pPr>
        <w:tabs>
          <w:tab w:val="num" w:pos="1440"/>
        </w:tabs>
        <w:ind w:left="1440" w:hanging="360"/>
      </w:pPr>
      <w:rPr>
        <w:rFonts w:ascii="Wingdings" w:hAnsi="Wingdings" w:hint="default"/>
      </w:rPr>
    </w:lvl>
    <w:lvl w:ilvl="2" w:tplc="13A03744" w:tentative="1">
      <w:start w:val="1"/>
      <w:numFmt w:val="bullet"/>
      <w:lvlText w:val=""/>
      <w:lvlJc w:val="left"/>
      <w:pPr>
        <w:tabs>
          <w:tab w:val="num" w:pos="2160"/>
        </w:tabs>
        <w:ind w:left="2160" w:hanging="360"/>
      </w:pPr>
      <w:rPr>
        <w:rFonts w:ascii="Wingdings" w:hAnsi="Wingdings" w:hint="default"/>
      </w:rPr>
    </w:lvl>
    <w:lvl w:ilvl="3" w:tplc="ABEAE3D4" w:tentative="1">
      <w:start w:val="1"/>
      <w:numFmt w:val="bullet"/>
      <w:lvlText w:val=""/>
      <w:lvlJc w:val="left"/>
      <w:pPr>
        <w:tabs>
          <w:tab w:val="num" w:pos="2880"/>
        </w:tabs>
        <w:ind w:left="2880" w:hanging="360"/>
      </w:pPr>
      <w:rPr>
        <w:rFonts w:ascii="Wingdings" w:hAnsi="Wingdings" w:hint="default"/>
      </w:rPr>
    </w:lvl>
    <w:lvl w:ilvl="4" w:tplc="EE3E84D8" w:tentative="1">
      <w:start w:val="1"/>
      <w:numFmt w:val="bullet"/>
      <w:lvlText w:val=""/>
      <w:lvlJc w:val="left"/>
      <w:pPr>
        <w:tabs>
          <w:tab w:val="num" w:pos="3600"/>
        </w:tabs>
        <w:ind w:left="3600" w:hanging="360"/>
      </w:pPr>
      <w:rPr>
        <w:rFonts w:ascii="Wingdings" w:hAnsi="Wingdings" w:hint="default"/>
      </w:rPr>
    </w:lvl>
    <w:lvl w:ilvl="5" w:tplc="E2B49B54" w:tentative="1">
      <w:start w:val="1"/>
      <w:numFmt w:val="bullet"/>
      <w:lvlText w:val=""/>
      <w:lvlJc w:val="left"/>
      <w:pPr>
        <w:tabs>
          <w:tab w:val="num" w:pos="4320"/>
        </w:tabs>
        <w:ind w:left="4320" w:hanging="360"/>
      </w:pPr>
      <w:rPr>
        <w:rFonts w:ascii="Wingdings" w:hAnsi="Wingdings" w:hint="default"/>
      </w:rPr>
    </w:lvl>
    <w:lvl w:ilvl="6" w:tplc="6590B6CA" w:tentative="1">
      <w:start w:val="1"/>
      <w:numFmt w:val="bullet"/>
      <w:lvlText w:val=""/>
      <w:lvlJc w:val="left"/>
      <w:pPr>
        <w:tabs>
          <w:tab w:val="num" w:pos="5040"/>
        </w:tabs>
        <w:ind w:left="5040" w:hanging="360"/>
      </w:pPr>
      <w:rPr>
        <w:rFonts w:ascii="Wingdings" w:hAnsi="Wingdings" w:hint="default"/>
      </w:rPr>
    </w:lvl>
    <w:lvl w:ilvl="7" w:tplc="F7F4D228" w:tentative="1">
      <w:start w:val="1"/>
      <w:numFmt w:val="bullet"/>
      <w:lvlText w:val=""/>
      <w:lvlJc w:val="left"/>
      <w:pPr>
        <w:tabs>
          <w:tab w:val="num" w:pos="5760"/>
        </w:tabs>
        <w:ind w:left="5760" w:hanging="360"/>
      </w:pPr>
      <w:rPr>
        <w:rFonts w:ascii="Wingdings" w:hAnsi="Wingdings" w:hint="default"/>
      </w:rPr>
    </w:lvl>
    <w:lvl w:ilvl="8" w:tplc="E3C6CF6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B91F56"/>
    <w:multiLevelType w:val="hybridMultilevel"/>
    <w:tmpl w:val="CC682B22"/>
    <w:lvl w:ilvl="0" w:tplc="3DA41488">
      <w:start w:val="1"/>
      <w:numFmt w:val="bullet"/>
      <w:lvlText w:val=""/>
      <w:lvlJc w:val="left"/>
      <w:pPr>
        <w:tabs>
          <w:tab w:val="num" w:pos="720"/>
        </w:tabs>
        <w:ind w:left="720" w:hanging="360"/>
      </w:pPr>
      <w:rPr>
        <w:rFonts w:ascii="Wingdings" w:hAnsi="Wingdings" w:hint="default"/>
      </w:rPr>
    </w:lvl>
    <w:lvl w:ilvl="1" w:tplc="1D8491D0" w:tentative="1">
      <w:start w:val="1"/>
      <w:numFmt w:val="bullet"/>
      <w:lvlText w:val=""/>
      <w:lvlJc w:val="left"/>
      <w:pPr>
        <w:tabs>
          <w:tab w:val="num" w:pos="1440"/>
        </w:tabs>
        <w:ind w:left="1440" w:hanging="360"/>
      </w:pPr>
      <w:rPr>
        <w:rFonts w:ascii="Wingdings" w:hAnsi="Wingdings" w:hint="default"/>
      </w:rPr>
    </w:lvl>
    <w:lvl w:ilvl="2" w:tplc="4CE8E468" w:tentative="1">
      <w:start w:val="1"/>
      <w:numFmt w:val="bullet"/>
      <w:lvlText w:val=""/>
      <w:lvlJc w:val="left"/>
      <w:pPr>
        <w:tabs>
          <w:tab w:val="num" w:pos="2160"/>
        </w:tabs>
        <w:ind w:left="2160" w:hanging="360"/>
      </w:pPr>
      <w:rPr>
        <w:rFonts w:ascii="Wingdings" w:hAnsi="Wingdings" w:hint="default"/>
      </w:rPr>
    </w:lvl>
    <w:lvl w:ilvl="3" w:tplc="EAE62F02" w:tentative="1">
      <w:start w:val="1"/>
      <w:numFmt w:val="bullet"/>
      <w:lvlText w:val=""/>
      <w:lvlJc w:val="left"/>
      <w:pPr>
        <w:tabs>
          <w:tab w:val="num" w:pos="2880"/>
        </w:tabs>
        <w:ind w:left="2880" w:hanging="360"/>
      </w:pPr>
      <w:rPr>
        <w:rFonts w:ascii="Wingdings" w:hAnsi="Wingdings" w:hint="default"/>
      </w:rPr>
    </w:lvl>
    <w:lvl w:ilvl="4" w:tplc="C5141ACC" w:tentative="1">
      <w:start w:val="1"/>
      <w:numFmt w:val="bullet"/>
      <w:lvlText w:val=""/>
      <w:lvlJc w:val="left"/>
      <w:pPr>
        <w:tabs>
          <w:tab w:val="num" w:pos="3600"/>
        </w:tabs>
        <w:ind w:left="3600" w:hanging="360"/>
      </w:pPr>
      <w:rPr>
        <w:rFonts w:ascii="Wingdings" w:hAnsi="Wingdings" w:hint="default"/>
      </w:rPr>
    </w:lvl>
    <w:lvl w:ilvl="5" w:tplc="586CBB72" w:tentative="1">
      <w:start w:val="1"/>
      <w:numFmt w:val="bullet"/>
      <w:lvlText w:val=""/>
      <w:lvlJc w:val="left"/>
      <w:pPr>
        <w:tabs>
          <w:tab w:val="num" w:pos="4320"/>
        </w:tabs>
        <w:ind w:left="4320" w:hanging="360"/>
      </w:pPr>
      <w:rPr>
        <w:rFonts w:ascii="Wingdings" w:hAnsi="Wingdings" w:hint="default"/>
      </w:rPr>
    </w:lvl>
    <w:lvl w:ilvl="6" w:tplc="9FEC995A" w:tentative="1">
      <w:start w:val="1"/>
      <w:numFmt w:val="bullet"/>
      <w:lvlText w:val=""/>
      <w:lvlJc w:val="left"/>
      <w:pPr>
        <w:tabs>
          <w:tab w:val="num" w:pos="5040"/>
        </w:tabs>
        <w:ind w:left="5040" w:hanging="360"/>
      </w:pPr>
      <w:rPr>
        <w:rFonts w:ascii="Wingdings" w:hAnsi="Wingdings" w:hint="default"/>
      </w:rPr>
    </w:lvl>
    <w:lvl w:ilvl="7" w:tplc="7D4AFBD0" w:tentative="1">
      <w:start w:val="1"/>
      <w:numFmt w:val="bullet"/>
      <w:lvlText w:val=""/>
      <w:lvlJc w:val="left"/>
      <w:pPr>
        <w:tabs>
          <w:tab w:val="num" w:pos="5760"/>
        </w:tabs>
        <w:ind w:left="5760" w:hanging="360"/>
      </w:pPr>
      <w:rPr>
        <w:rFonts w:ascii="Wingdings" w:hAnsi="Wingdings" w:hint="default"/>
      </w:rPr>
    </w:lvl>
    <w:lvl w:ilvl="8" w:tplc="2294F81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525EDE"/>
    <w:multiLevelType w:val="hybridMultilevel"/>
    <w:tmpl w:val="476ED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2D2D0C"/>
    <w:multiLevelType w:val="hybridMultilevel"/>
    <w:tmpl w:val="9E665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E26C8B"/>
    <w:multiLevelType w:val="multilevel"/>
    <w:tmpl w:val="D5D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80E89"/>
    <w:multiLevelType w:val="multilevel"/>
    <w:tmpl w:val="4F680E89"/>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5264003F"/>
    <w:multiLevelType w:val="hybridMultilevel"/>
    <w:tmpl w:val="97CA9BFC"/>
    <w:lvl w:ilvl="0" w:tplc="4976C95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8D6797"/>
    <w:multiLevelType w:val="hybridMultilevel"/>
    <w:tmpl w:val="9D2AC108"/>
    <w:lvl w:ilvl="0" w:tplc="E1F2A2C0">
      <w:start w:val="1"/>
      <w:numFmt w:val="bullet"/>
      <w:lvlText w:val=""/>
      <w:lvlJc w:val="left"/>
      <w:pPr>
        <w:tabs>
          <w:tab w:val="num" w:pos="720"/>
        </w:tabs>
        <w:ind w:left="720" w:hanging="360"/>
      </w:pPr>
      <w:rPr>
        <w:rFonts w:ascii="Wingdings" w:hAnsi="Wingdings" w:hint="default"/>
      </w:rPr>
    </w:lvl>
    <w:lvl w:ilvl="1" w:tplc="301A9D66" w:tentative="1">
      <w:start w:val="1"/>
      <w:numFmt w:val="bullet"/>
      <w:lvlText w:val=""/>
      <w:lvlJc w:val="left"/>
      <w:pPr>
        <w:tabs>
          <w:tab w:val="num" w:pos="1440"/>
        </w:tabs>
        <w:ind w:left="1440" w:hanging="360"/>
      </w:pPr>
      <w:rPr>
        <w:rFonts w:ascii="Wingdings" w:hAnsi="Wingdings" w:hint="default"/>
      </w:rPr>
    </w:lvl>
    <w:lvl w:ilvl="2" w:tplc="FC3E911E" w:tentative="1">
      <w:start w:val="1"/>
      <w:numFmt w:val="bullet"/>
      <w:lvlText w:val=""/>
      <w:lvlJc w:val="left"/>
      <w:pPr>
        <w:tabs>
          <w:tab w:val="num" w:pos="2160"/>
        </w:tabs>
        <w:ind w:left="2160" w:hanging="360"/>
      </w:pPr>
      <w:rPr>
        <w:rFonts w:ascii="Wingdings" w:hAnsi="Wingdings" w:hint="default"/>
      </w:rPr>
    </w:lvl>
    <w:lvl w:ilvl="3" w:tplc="A0BE3C32" w:tentative="1">
      <w:start w:val="1"/>
      <w:numFmt w:val="bullet"/>
      <w:lvlText w:val=""/>
      <w:lvlJc w:val="left"/>
      <w:pPr>
        <w:tabs>
          <w:tab w:val="num" w:pos="2880"/>
        </w:tabs>
        <w:ind w:left="2880" w:hanging="360"/>
      </w:pPr>
      <w:rPr>
        <w:rFonts w:ascii="Wingdings" w:hAnsi="Wingdings" w:hint="default"/>
      </w:rPr>
    </w:lvl>
    <w:lvl w:ilvl="4" w:tplc="DB9EC3FC" w:tentative="1">
      <w:start w:val="1"/>
      <w:numFmt w:val="bullet"/>
      <w:lvlText w:val=""/>
      <w:lvlJc w:val="left"/>
      <w:pPr>
        <w:tabs>
          <w:tab w:val="num" w:pos="3600"/>
        </w:tabs>
        <w:ind w:left="3600" w:hanging="360"/>
      </w:pPr>
      <w:rPr>
        <w:rFonts w:ascii="Wingdings" w:hAnsi="Wingdings" w:hint="default"/>
      </w:rPr>
    </w:lvl>
    <w:lvl w:ilvl="5" w:tplc="1ACC6F0A" w:tentative="1">
      <w:start w:val="1"/>
      <w:numFmt w:val="bullet"/>
      <w:lvlText w:val=""/>
      <w:lvlJc w:val="left"/>
      <w:pPr>
        <w:tabs>
          <w:tab w:val="num" w:pos="4320"/>
        </w:tabs>
        <w:ind w:left="4320" w:hanging="360"/>
      </w:pPr>
      <w:rPr>
        <w:rFonts w:ascii="Wingdings" w:hAnsi="Wingdings" w:hint="default"/>
      </w:rPr>
    </w:lvl>
    <w:lvl w:ilvl="6" w:tplc="55AAF6A6" w:tentative="1">
      <w:start w:val="1"/>
      <w:numFmt w:val="bullet"/>
      <w:lvlText w:val=""/>
      <w:lvlJc w:val="left"/>
      <w:pPr>
        <w:tabs>
          <w:tab w:val="num" w:pos="5040"/>
        </w:tabs>
        <w:ind w:left="5040" w:hanging="360"/>
      </w:pPr>
      <w:rPr>
        <w:rFonts w:ascii="Wingdings" w:hAnsi="Wingdings" w:hint="default"/>
      </w:rPr>
    </w:lvl>
    <w:lvl w:ilvl="7" w:tplc="D03E57E4" w:tentative="1">
      <w:start w:val="1"/>
      <w:numFmt w:val="bullet"/>
      <w:lvlText w:val=""/>
      <w:lvlJc w:val="left"/>
      <w:pPr>
        <w:tabs>
          <w:tab w:val="num" w:pos="5760"/>
        </w:tabs>
        <w:ind w:left="5760" w:hanging="360"/>
      </w:pPr>
      <w:rPr>
        <w:rFonts w:ascii="Wingdings" w:hAnsi="Wingdings" w:hint="default"/>
      </w:rPr>
    </w:lvl>
    <w:lvl w:ilvl="8" w:tplc="1D4E88F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4E57298"/>
    <w:multiLevelType w:val="hybridMultilevel"/>
    <w:tmpl w:val="DE9A3978"/>
    <w:lvl w:ilvl="0" w:tplc="28BAD530">
      <w:start w:val="1"/>
      <w:numFmt w:val="bullet"/>
      <w:lvlText w:val=""/>
      <w:lvlJc w:val="left"/>
      <w:pPr>
        <w:tabs>
          <w:tab w:val="num" w:pos="720"/>
        </w:tabs>
        <w:ind w:left="720" w:hanging="360"/>
      </w:pPr>
      <w:rPr>
        <w:rFonts w:ascii="Wingdings" w:hAnsi="Wingdings" w:hint="default"/>
      </w:rPr>
    </w:lvl>
    <w:lvl w:ilvl="1" w:tplc="288C1198" w:tentative="1">
      <w:start w:val="1"/>
      <w:numFmt w:val="bullet"/>
      <w:lvlText w:val=""/>
      <w:lvlJc w:val="left"/>
      <w:pPr>
        <w:tabs>
          <w:tab w:val="num" w:pos="1440"/>
        </w:tabs>
        <w:ind w:left="1440" w:hanging="360"/>
      </w:pPr>
      <w:rPr>
        <w:rFonts w:ascii="Wingdings" w:hAnsi="Wingdings" w:hint="default"/>
      </w:rPr>
    </w:lvl>
    <w:lvl w:ilvl="2" w:tplc="5950AF94" w:tentative="1">
      <w:start w:val="1"/>
      <w:numFmt w:val="bullet"/>
      <w:lvlText w:val=""/>
      <w:lvlJc w:val="left"/>
      <w:pPr>
        <w:tabs>
          <w:tab w:val="num" w:pos="2160"/>
        </w:tabs>
        <w:ind w:left="2160" w:hanging="360"/>
      </w:pPr>
      <w:rPr>
        <w:rFonts w:ascii="Wingdings" w:hAnsi="Wingdings" w:hint="default"/>
      </w:rPr>
    </w:lvl>
    <w:lvl w:ilvl="3" w:tplc="5F88530C" w:tentative="1">
      <w:start w:val="1"/>
      <w:numFmt w:val="bullet"/>
      <w:lvlText w:val=""/>
      <w:lvlJc w:val="left"/>
      <w:pPr>
        <w:tabs>
          <w:tab w:val="num" w:pos="2880"/>
        </w:tabs>
        <w:ind w:left="2880" w:hanging="360"/>
      </w:pPr>
      <w:rPr>
        <w:rFonts w:ascii="Wingdings" w:hAnsi="Wingdings" w:hint="default"/>
      </w:rPr>
    </w:lvl>
    <w:lvl w:ilvl="4" w:tplc="4A947CB2" w:tentative="1">
      <w:start w:val="1"/>
      <w:numFmt w:val="bullet"/>
      <w:lvlText w:val=""/>
      <w:lvlJc w:val="left"/>
      <w:pPr>
        <w:tabs>
          <w:tab w:val="num" w:pos="3600"/>
        </w:tabs>
        <w:ind w:left="3600" w:hanging="360"/>
      </w:pPr>
      <w:rPr>
        <w:rFonts w:ascii="Wingdings" w:hAnsi="Wingdings" w:hint="default"/>
      </w:rPr>
    </w:lvl>
    <w:lvl w:ilvl="5" w:tplc="32AEA716" w:tentative="1">
      <w:start w:val="1"/>
      <w:numFmt w:val="bullet"/>
      <w:lvlText w:val=""/>
      <w:lvlJc w:val="left"/>
      <w:pPr>
        <w:tabs>
          <w:tab w:val="num" w:pos="4320"/>
        </w:tabs>
        <w:ind w:left="4320" w:hanging="360"/>
      </w:pPr>
      <w:rPr>
        <w:rFonts w:ascii="Wingdings" w:hAnsi="Wingdings" w:hint="default"/>
      </w:rPr>
    </w:lvl>
    <w:lvl w:ilvl="6" w:tplc="83141014" w:tentative="1">
      <w:start w:val="1"/>
      <w:numFmt w:val="bullet"/>
      <w:lvlText w:val=""/>
      <w:lvlJc w:val="left"/>
      <w:pPr>
        <w:tabs>
          <w:tab w:val="num" w:pos="5040"/>
        </w:tabs>
        <w:ind w:left="5040" w:hanging="360"/>
      </w:pPr>
      <w:rPr>
        <w:rFonts w:ascii="Wingdings" w:hAnsi="Wingdings" w:hint="default"/>
      </w:rPr>
    </w:lvl>
    <w:lvl w:ilvl="7" w:tplc="1B3E9FBC" w:tentative="1">
      <w:start w:val="1"/>
      <w:numFmt w:val="bullet"/>
      <w:lvlText w:val=""/>
      <w:lvlJc w:val="left"/>
      <w:pPr>
        <w:tabs>
          <w:tab w:val="num" w:pos="5760"/>
        </w:tabs>
        <w:ind w:left="5760" w:hanging="360"/>
      </w:pPr>
      <w:rPr>
        <w:rFonts w:ascii="Wingdings" w:hAnsi="Wingdings" w:hint="default"/>
      </w:rPr>
    </w:lvl>
    <w:lvl w:ilvl="8" w:tplc="871E07A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1C556C"/>
    <w:multiLevelType w:val="hybridMultilevel"/>
    <w:tmpl w:val="71C61504"/>
    <w:lvl w:ilvl="0" w:tplc="AD541EF0">
      <w:start w:val="1"/>
      <w:numFmt w:val="decimal"/>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CF816B1"/>
    <w:multiLevelType w:val="hybridMultilevel"/>
    <w:tmpl w:val="52D4F6AA"/>
    <w:lvl w:ilvl="0" w:tplc="2000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284993895">
    <w:abstractNumId w:val="12"/>
  </w:num>
  <w:num w:numId="2" w16cid:durableId="107698242">
    <w:abstractNumId w:val="0"/>
  </w:num>
  <w:num w:numId="3" w16cid:durableId="1355307741">
    <w:abstractNumId w:val="2"/>
  </w:num>
  <w:num w:numId="4" w16cid:durableId="348727780">
    <w:abstractNumId w:val="9"/>
  </w:num>
  <w:num w:numId="5" w16cid:durableId="1018509364">
    <w:abstractNumId w:val="1"/>
  </w:num>
  <w:num w:numId="6" w16cid:durableId="1448770636">
    <w:abstractNumId w:val="10"/>
  </w:num>
  <w:num w:numId="7" w16cid:durableId="183175901">
    <w:abstractNumId w:val="16"/>
  </w:num>
  <w:num w:numId="8" w16cid:durableId="1315984110">
    <w:abstractNumId w:val="6"/>
  </w:num>
  <w:num w:numId="9" w16cid:durableId="1529248119">
    <w:abstractNumId w:val="7"/>
  </w:num>
  <w:num w:numId="10" w16cid:durableId="158614932">
    <w:abstractNumId w:val="5"/>
  </w:num>
  <w:num w:numId="11" w16cid:durableId="1037509996">
    <w:abstractNumId w:val="15"/>
  </w:num>
  <w:num w:numId="12" w16cid:durableId="1502355073">
    <w:abstractNumId w:val="8"/>
  </w:num>
  <w:num w:numId="13" w16cid:durableId="1651059045">
    <w:abstractNumId w:val="14"/>
  </w:num>
  <w:num w:numId="14" w16cid:durableId="417141621">
    <w:abstractNumId w:val="11"/>
  </w:num>
  <w:num w:numId="15" w16cid:durableId="1485120978">
    <w:abstractNumId w:val="3"/>
  </w:num>
  <w:num w:numId="16" w16cid:durableId="1187670924">
    <w:abstractNumId w:val="13"/>
  </w:num>
  <w:num w:numId="17" w16cid:durableId="798034070">
    <w:abstractNumId w:val="4"/>
  </w:num>
  <w:num w:numId="18" w16cid:durableId="1122381534">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
    <w15:presenceInfo w15:providerId="None" w15:userId="USER"/>
  </w15:person>
  <w15:person w15:author="ESTHER">
    <w15:presenceInfo w15:providerId="None" w15:userId="ESTH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0ED"/>
    <w:rsid w:val="000067DA"/>
    <w:rsid w:val="00013A91"/>
    <w:rsid w:val="00051697"/>
    <w:rsid w:val="0005197D"/>
    <w:rsid w:val="000A65BC"/>
    <w:rsid w:val="000C5483"/>
    <w:rsid w:val="000E3108"/>
    <w:rsid w:val="000F1267"/>
    <w:rsid w:val="001070C4"/>
    <w:rsid w:val="00116057"/>
    <w:rsid w:val="001329CB"/>
    <w:rsid w:val="00133B07"/>
    <w:rsid w:val="001925C3"/>
    <w:rsid w:val="001E28F4"/>
    <w:rsid w:val="0023666A"/>
    <w:rsid w:val="00242C14"/>
    <w:rsid w:val="00254546"/>
    <w:rsid w:val="00283C8E"/>
    <w:rsid w:val="002940FF"/>
    <w:rsid w:val="002E1E97"/>
    <w:rsid w:val="002E30ED"/>
    <w:rsid w:val="002F6C3B"/>
    <w:rsid w:val="00321EE8"/>
    <w:rsid w:val="0033532A"/>
    <w:rsid w:val="003540F7"/>
    <w:rsid w:val="00366AC2"/>
    <w:rsid w:val="0036797B"/>
    <w:rsid w:val="003C28D7"/>
    <w:rsid w:val="003C6AF0"/>
    <w:rsid w:val="003E40CF"/>
    <w:rsid w:val="003E7CAD"/>
    <w:rsid w:val="00403618"/>
    <w:rsid w:val="0041026C"/>
    <w:rsid w:val="00411F52"/>
    <w:rsid w:val="00462747"/>
    <w:rsid w:val="004718F6"/>
    <w:rsid w:val="00477758"/>
    <w:rsid w:val="00481F57"/>
    <w:rsid w:val="00491957"/>
    <w:rsid w:val="004B3F39"/>
    <w:rsid w:val="004C7FE0"/>
    <w:rsid w:val="004E1284"/>
    <w:rsid w:val="004E3286"/>
    <w:rsid w:val="004E453D"/>
    <w:rsid w:val="004E6123"/>
    <w:rsid w:val="005037EE"/>
    <w:rsid w:val="00504A64"/>
    <w:rsid w:val="005056BA"/>
    <w:rsid w:val="00507F8A"/>
    <w:rsid w:val="0052370B"/>
    <w:rsid w:val="0053626B"/>
    <w:rsid w:val="005463A2"/>
    <w:rsid w:val="00552550"/>
    <w:rsid w:val="00555F17"/>
    <w:rsid w:val="0055719E"/>
    <w:rsid w:val="00575F44"/>
    <w:rsid w:val="00587C50"/>
    <w:rsid w:val="005A1AE2"/>
    <w:rsid w:val="005C34ED"/>
    <w:rsid w:val="005F4450"/>
    <w:rsid w:val="00612082"/>
    <w:rsid w:val="006176E5"/>
    <w:rsid w:val="00633A07"/>
    <w:rsid w:val="006A084E"/>
    <w:rsid w:val="00716CC9"/>
    <w:rsid w:val="007305EE"/>
    <w:rsid w:val="007306EC"/>
    <w:rsid w:val="00754A28"/>
    <w:rsid w:val="007727BD"/>
    <w:rsid w:val="00772AEB"/>
    <w:rsid w:val="00773725"/>
    <w:rsid w:val="0078493F"/>
    <w:rsid w:val="007D2BDC"/>
    <w:rsid w:val="007E223D"/>
    <w:rsid w:val="00806C65"/>
    <w:rsid w:val="00811441"/>
    <w:rsid w:val="008354A9"/>
    <w:rsid w:val="00837DB8"/>
    <w:rsid w:val="00845C35"/>
    <w:rsid w:val="00882F7C"/>
    <w:rsid w:val="00897918"/>
    <w:rsid w:val="008A707E"/>
    <w:rsid w:val="008E351D"/>
    <w:rsid w:val="00911EEF"/>
    <w:rsid w:val="00947C9F"/>
    <w:rsid w:val="009713E3"/>
    <w:rsid w:val="0097460C"/>
    <w:rsid w:val="009A46E7"/>
    <w:rsid w:val="009A6DD9"/>
    <w:rsid w:val="009D60FE"/>
    <w:rsid w:val="009D6729"/>
    <w:rsid w:val="009F1EAE"/>
    <w:rsid w:val="009F5E09"/>
    <w:rsid w:val="00A21123"/>
    <w:rsid w:val="00A64F4B"/>
    <w:rsid w:val="00A80379"/>
    <w:rsid w:val="00A82D0E"/>
    <w:rsid w:val="00A865DF"/>
    <w:rsid w:val="00AD011A"/>
    <w:rsid w:val="00B02EB8"/>
    <w:rsid w:val="00B177D2"/>
    <w:rsid w:val="00B21895"/>
    <w:rsid w:val="00B24879"/>
    <w:rsid w:val="00B32A05"/>
    <w:rsid w:val="00B444F2"/>
    <w:rsid w:val="00B446CD"/>
    <w:rsid w:val="00B74A36"/>
    <w:rsid w:val="00B7578B"/>
    <w:rsid w:val="00B86530"/>
    <w:rsid w:val="00B94FCA"/>
    <w:rsid w:val="00BB19FD"/>
    <w:rsid w:val="00C6050B"/>
    <w:rsid w:val="00C77C0F"/>
    <w:rsid w:val="00CC0C54"/>
    <w:rsid w:val="00CC152F"/>
    <w:rsid w:val="00CD2816"/>
    <w:rsid w:val="00CE3C4F"/>
    <w:rsid w:val="00D024F4"/>
    <w:rsid w:val="00D119B6"/>
    <w:rsid w:val="00D36F0C"/>
    <w:rsid w:val="00D61848"/>
    <w:rsid w:val="00D747C1"/>
    <w:rsid w:val="00D75679"/>
    <w:rsid w:val="00DC2218"/>
    <w:rsid w:val="00DD5E0B"/>
    <w:rsid w:val="00DF2943"/>
    <w:rsid w:val="00E02FC4"/>
    <w:rsid w:val="00E126E7"/>
    <w:rsid w:val="00E22433"/>
    <w:rsid w:val="00E54402"/>
    <w:rsid w:val="00E7392C"/>
    <w:rsid w:val="00E77B95"/>
    <w:rsid w:val="00E947EE"/>
    <w:rsid w:val="00EE1CF1"/>
    <w:rsid w:val="00EF6CF9"/>
    <w:rsid w:val="00F07FAA"/>
    <w:rsid w:val="00F12B2D"/>
    <w:rsid w:val="00F13F35"/>
    <w:rsid w:val="00F246AB"/>
    <w:rsid w:val="00F25402"/>
    <w:rsid w:val="00F52485"/>
    <w:rsid w:val="00FA1E67"/>
    <w:rsid w:val="00FB3E57"/>
    <w:rsid w:val="00FF38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925E8"/>
  <w15:chartTrackingRefBased/>
  <w15:docId w15:val="{C40548F6-5A57-4F7D-BD31-BE5D6C1F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7EE"/>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14:ligatures w14:val="none"/>
    </w:rPr>
  </w:style>
  <w:style w:type="paragraph" w:styleId="Heading2">
    <w:name w:val="heading 2"/>
    <w:basedOn w:val="Normal"/>
    <w:next w:val="Normal"/>
    <w:link w:val="Heading2Char"/>
    <w:uiPriority w:val="9"/>
    <w:unhideWhenUsed/>
    <w:qFormat/>
    <w:rsid w:val="00E947EE"/>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47EE"/>
  </w:style>
  <w:style w:type="paragraph" w:styleId="Footer">
    <w:name w:val="footer"/>
    <w:basedOn w:val="Normal"/>
    <w:link w:val="FooterChar"/>
    <w:uiPriority w:val="99"/>
    <w:unhideWhenUsed/>
    <w:rsid w:val="00E947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47EE"/>
  </w:style>
  <w:style w:type="paragraph" w:styleId="NoSpacing">
    <w:name w:val="No Spacing"/>
    <w:uiPriority w:val="1"/>
    <w:qFormat/>
    <w:rsid w:val="00E947EE"/>
    <w:pPr>
      <w:spacing w:after="0" w:line="240" w:lineRule="auto"/>
    </w:pPr>
    <w:rPr>
      <w14:ligatures w14:val="none"/>
    </w:rPr>
  </w:style>
  <w:style w:type="character" w:customStyle="1" w:styleId="Heading1Char">
    <w:name w:val="Heading 1 Char"/>
    <w:basedOn w:val="DefaultParagraphFont"/>
    <w:link w:val="Heading1"/>
    <w:uiPriority w:val="9"/>
    <w:rsid w:val="00E947EE"/>
    <w:rPr>
      <w:rFonts w:asciiTheme="majorHAnsi" w:eastAsiaTheme="majorEastAsia" w:hAnsiTheme="majorHAnsi" w:cstheme="majorBidi"/>
      <w:b/>
      <w:bCs/>
      <w:color w:val="2F5496" w:themeColor="accent1" w:themeShade="BF"/>
      <w:sz w:val="28"/>
      <w:szCs w:val="28"/>
      <w:lang w:val="en-US"/>
      <w14:ligatures w14:val="none"/>
    </w:rPr>
  </w:style>
  <w:style w:type="character" w:customStyle="1" w:styleId="Heading2Char">
    <w:name w:val="Heading 2 Char"/>
    <w:basedOn w:val="DefaultParagraphFont"/>
    <w:link w:val="Heading2"/>
    <w:uiPriority w:val="9"/>
    <w:rsid w:val="00E947EE"/>
    <w:rPr>
      <w:rFonts w:asciiTheme="majorHAnsi" w:eastAsiaTheme="majorEastAsia" w:hAnsiTheme="majorHAnsi" w:cstheme="majorBidi"/>
      <w:b/>
      <w:bCs/>
      <w:color w:val="4472C4" w:themeColor="accent1"/>
      <w:sz w:val="26"/>
      <w:szCs w:val="26"/>
      <w:lang w:val="en-US"/>
      <w14:ligatures w14:val="none"/>
    </w:rPr>
  </w:style>
  <w:style w:type="paragraph" w:styleId="ListParagraph">
    <w:name w:val="List Paragraph"/>
    <w:basedOn w:val="Normal"/>
    <w:uiPriority w:val="34"/>
    <w:qFormat/>
    <w:rsid w:val="00E947EE"/>
    <w:pPr>
      <w:spacing w:after="200" w:line="276" w:lineRule="auto"/>
      <w:ind w:left="720"/>
      <w:contextualSpacing/>
    </w:pPr>
    <w:rPr>
      <w:rFonts w:eastAsiaTheme="minorEastAsia"/>
      <w:lang w:val="en-US"/>
      <w14:ligatures w14:val="none"/>
    </w:rPr>
  </w:style>
  <w:style w:type="paragraph" w:styleId="ListBullet">
    <w:name w:val="List Bullet"/>
    <w:basedOn w:val="Normal"/>
    <w:uiPriority w:val="99"/>
    <w:unhideWhenUsed/>
    <w:rsid w:val="00E947EE"/>
    <w:pPr>
      <w:numPr>
        <w:numId w:val="2"/>
      </w:numPr>
      <w:spacing w:after="200" w:line="276" w:lineRule="auto"/>
      <w:contextualSpacing/>
    </w:pPr>
    <w:rPr>
      <w:rFonts w:eastAsiaTheme="minorEastAsia"/>
      <w:lang w:val="en-US"/>
      <w14:ligatures w14:val="none"/>
    </w:rPr>
  </w:style>
  <w:style w:type="character" w:styleId="Strong">
    <w:name w:val="Strong"/>
    <w:basedOn w:val="DefaultParagraphFont"/>
    <w:uiPriority w:val="22"/>
    <w:qFormat/>
    <w:rsid w:val="00E947EE"/>
    <w:rPr>
      <w:b/>
      <w:bCs/>
    </w:rPr>
  </w:style>
  <w:style w:type="paragraph" w:styleId="NormalWeb">
    <w:name w:val="Normal (Web)"/>
    <w:basedOn w:val="Normal"/>
    <w:uiPriority w:val="99"/>
    <w:unhideWhenUsed/>
    <w:rsid w:val="00E947EE"/>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customStyle="1" w:styleId="ms-1">
    <w:name w:val="ms-1"/>
    <w:basedOn w:val="DefaultParagraphFont"/>
    <w:rsid w:val="002E1E97"/>
  </w:style>
  <w:style w:type="character" w:customStyle="1" w:styleId="max-w-15ch">
    <w:name w:val="max-w-[15ch]"/>
    <w:basedOn w:val="DefaultParagraphFont"/>
    <w:rsid w:val="002E1E97"/>
  </w:style>
  <w:style w:type="character" w:customStyle="1" w:styleId="-me-1">
    <w:name w:val="-me-1"/>
    <w:basedOn w:val="DefaultParagraphFont"/>
    <w:rsid w:val="002E1E97"/>
  </w:style>
  <w:style w:type="character" w:styleId="Emphasis">
    <w:name w:val="Emphasis"/>
    <w:basedOn w:val="DefaultParagraphFont"/>
    <w:uiPriority w:val="20"/>
    <w:qFormat/>
    <w:rsid w:val="00411F52"/>
    <w:rPr>
      <w:i/>
      <w:iCs/>
    </w:rPr>
  </w:style>
  <w:style w:type="character" w:styleId="Hyperlink">
    <w:name w:val="Hyperlink"/>
    <w:basedOn w:val="DefaultParagraphFont"/>
    <w:uiPriority w:val="99"/>
    <w:unhideWhenUsed/>
    <w:rsid w:val="00411F52"/>
    <w:rPr>
      <w:color w:val="0563C1" w:themeColor="hyperlink"/>
      <w:u w:val="single"/>
    </w:rPr>
  </w:style>
  <w:style w:type="character" w:styleId="CommentReference">
    <w:name w:val="annotation reference"/>
    <w:basedOn w:val="DefaultParagraphFont"/>
    <w:uiPriority w:val="99"/>
    <w:semiHidden/>
    <w:unhideWhenUsed/>
    <w:rsid w:val="00FA1E67"/>
    <w:rPr>
      <w:sz w:val="16"/>
      <w:szCs w:val="16"/>
    </w:rPr>
  </w:style>
  <w:style w:type="paragraph" w:styleId="CommentText">
    <w:name w:val="annotation text"/>
    <w:basedOn w:val="Normal"/>
    <w:link w:val="CommentTextChar"/>
    <w:uiPriority w:val="99"/>
    <w:unhideWhenUsed/>
    <w:rsid w:val="00FA1E67"/>
    <w:pPr>
      <w:spacing w:line="240" w:lineRule="auto"/>
    </w:pPr>
    <w:rPr>
      <w:sz w:val="20"/>
      <w:szCs w:val="20"/>
    </w:rPr>
  </w:style>
  <w:style w:type="character" w:customStyle="1" w:styleId="CommentTextChar">
    <w:name w:val="Comment Text Char"/>
    <w:basedOn w:val="DefaultParagraphFont"/>
    <w:link w:val="CommentText"/>
    <w:uiPriority w:val="99"/>
    <w:rsid w:val="00FA1E67"/>
    <w:rPr>
      <w:sz w:val="20"/>
      <w:szCs w:val="20"/>
    </w:rPr>
  </w:style>
  <w:style w:type="paragraph" w:styleId="CommentSubject">
    <w:name w:val="annotation subject"/>
    <w:basedOn w:val="CommentText"/>
    <w:next w:val="CommentText"/>
    <w:link w:val="CommentSubjectChar"/>
    <w:uiPriority w:val="99"/>
    <w:semiHidden/>
    <w:unhideWhenUsed/>
    <w:rsid w:val="00FA1E67"/>
    <w:rPr>
      <w:b/>
      <w:bCs/>
    </w:rPr>
  </w:style>
  <w:style w:type="character" w:customStyle="1" w:styleId="CommentSubjectChar">
    <w:name w:val="Comment Subject Char"/>
    <w:basedOn w:val="CommentTextChar"/>
    <w:link w:val="CommentSubject"/>
    <w:uiPriority w:val="99"/>
    <w:semiHidden/>
    <w:rsid w:val="00FA1E67"/>
    <w:rPr>
      <w:b/>
      <w:bCs/>
      <w:sz w:val="20"/>
      <w:szCs w:val="20"/>
    </w:rPr>
  </w:style>
  <w:style w:type="paragraph" w:styleId="Revision">
    <w:name w:val="Revision"/>
    <w:hidden/>
    <w:uiPriority w:val="99"/>
    <w:semiHidden/>
    <w:rsid w:val="00E02F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895011">
      <w:bodyDiv w:val="1"/>
      <w:marLeft w:val="0"/>
      <w:marRight w:val="0"/>
      <w:marTop w:val="0"/>
      <w:marBottom w:val="0"/>
      <w:divBdr>
        <w:top w:val="none" w:sz="0" w:space="0" w:color="auto"/>
        <w:left w:val="none" w:sz="0" w:space="0" w:color="auto"/>
        <w:bottom w:val="none" w:sz="0" w:space="0" w:color="auto"/>
        <w:right w:val="none" w:sz="0" w:space="0" w:color="auto"/>
      </w:divBdr>
    </w:div>
    <w:div w:id="198125560">
      <w:bodyDiv w:val="1"/>
      <w:marLeft w:val="0"/>
      <w:marRight w:val="0"/>
      <w:marTop w:val="0"/>
      <w:marBottom w:val="0"/>
      <w:divBdr>
        <w:top w:val="none" w:sz="0" w:space="0" w:color="auto"/>
        <w:left w:val="none" w:sz="0" w:space="0" w:color="auto"/>
        <w:bottom w:val="none" w:sz="0" w:space="0" w:color="auto"/>
        <w:right w:val="none" w:sz="0" w:space="0" w:color="auto"/>
      </w:divBdr>
    </w:div>
    <w:div w:id="333460361">
      <w:bodyDiv w:val="1"/>
      <w:marLeft w:val="0"/>
      <w:marRight w:val="0"/>
      <w:marTop w:val="0"/>
      <w:marBottom w:val="0"/>
      <w:divBdr>
        <w:top w:val="none" w:sz="0" w:space="0" w:color="auto"/>
        <w:left w:val="none" w:sz="0" w:space="0" w:color="auto"/>
        <w:bottom w:val="none" w:sz="0" w:space="0" w:color="auto"/>
        <w:right w:val="none" w:sz="0" w:space="0" w:color="auto"/>
      </w:divBdr>
    </w:div>
    <w:div w:id="342976014">
      <w:bodyDiv w:val="1"/>
      <w:marLeft w:val="0"/>
      <w:marRight w:val="0"/>
      <w:marTop w:val="0"/>
      <w:marBottom w:val="0"/>
      <w:divBdr>
        <w:top w:val="none" w:sz="0" w:space="0" w:color="auto"/>
        <w:left w:val="none" w:sz="0" w:space="0" w:color="auto"/>
        <w:bottom w:val="none" w:sz="0" w:space="0" w:color="auto"/>
        <w:right w:val="none" w:sz="0" w:space="0" w:color="auto"/>
      </w:divBdr>
    </w:div>
    <w:div w:id="371656967">
      <w:bodyDiv w:val="1"/>
      <w:marLeft w:val="0"/>
      <w:marRight w:val="0"/>
      <w:marTop w:val="0"/>
      <w:marBottom w:val="0"/>
      <w:divBdr>
        <w:top w:val="none" w:sz="0" w:space="0" w:color="auto"/>
        <w:left w:val="none" w:sz="0" w:space="0" w:color="auto"/>
        <w:bottom w:val="none" w:sz="0" w:space="0" w:color="auto"/>
        <w:right w:val="none" w:sz="0" w:space="0" w:color="auto"/>
      </w:divBdr>
    </w:div>
    <w:div w:id="491919118">
      <w:bodyDiv w:val="1"/>
      <w:marLeft w:val="0"/>
      <w:marRight w:val="0"/>
      <w:marTop w:val="0"/>
      <w:marBottom w:val="0"/>
      <w:divBdr>
        <w:top w:val="none" w:sz="0" w:space="0" w:color="auto"/>
        <w:left w:val="none" w:sz="0" w:space="0" w:color="auto"/>
        <w:bottom w:val="none" w:sz="0" w:space="0" w:color="auto"/>
        <w:right w:val="none" w:sz="0" w:space="0" w:color="auto"/>
      </w:divBdr>
    </w:div>
    <w:div w:id="632708683">
      <w:bodyDiv w:val="1"/>
      <w:marLeft w:val="0"/>
      <w:marRight w:val="0"/>
      <w:marTop w:val="0"/>
      <w:marBottom w:val="0"/>
      <w:divBdr>
        <w:top w:val="none" w:sz="0" w:space="0" w:color="auto"/>
        <w:left w:val="none" w:sz="0" w:space="0" w:color="auto"/>
        <w:bottom w:val="none" w:sz="0" w:space="0" w:color="auto"/>
        <w:right w:val="none" w:sz="0" w:space="0" w:color="auto"/>
      </w:divBdr>
      <w:divsChild>
        <w:div w:id="1669022771">
          <w:marLeft w:val="720"/>
          <w:marRight w:val="0"/>
          <w:marTop w:val="0"/>
          <w:marBottom w:val="0"/>
          <w:divBdr>
            <w:top w:val="none" w:sz="0" w:space="0" w:color="auto"/>
            <w:left w:val="none" w:sz="0" w:space="0" w:color="auto"/>
            <w:bottom w:val="none" w:sz="0" w:space="0" w:color="auto"/>
            <w:right w:val="none" w:sz="0" w:space="0" w:color="auto"/>
          </w:divBdr>
        </w:div>
        <w:div w:id="1241210841">
          <w:marLeft w:val="720"/>
          <w:marRight w:val="0"/>
          <w:marTop w:val="0"/>
          <w:marBottom w:val="0"/>
          <w:divBdr>
            <w:top w:val="none" w:sz="0" w:space="0" w:color="auto"/>
            <w:left w:val="none" w:sz="0" w:space="0" w:color="auto"/>
            <w:bottom w:val="none" w:sz="0" w:space="0" w:color="auto"/>
            <w:right w:val="none" w:sz="0" w:space="0" w:color="auto"/>
          </w:divBdr>
        </w:div>
      </w:divsChild>
    </w:div>
    <w:div w:id="667249597">
      <w:bodyDiv w:val="1"/>
      <w:marLeft w:val="0"/>
      <w:marRight w:val="0"/>
      <w:marTop w:val="0"/>
      <w:marBottom w:val="0"/>
      <w:divBdr>
        <w:top w:val="none" w:sz="0" w:space="0" w:color="auto"/>
        <w:left w:val="none" w:sz="0" w:space="0" w:color="auto"/>
        <w:bottom w:val="none" w:sz="0" w:space="0" w:color="auto"/>
        <w:right w:val="none" w:sz="0" w:space="0" w:color="auto"/>
      </w:divBdr>
    </w:div>
    <w:div w:id="711687102">
      <w:bodyDiv w:val="1"/>
      <w:marLeft w:val="0"/>
      <w:marRight w:val="0"/>
      <w:marTop w:val="0"/>
      <w:marBottom w:val="0"/>
      <w:divBdr>
        <w:top w:val="none" w:sz="0" w:space="0" w:color="auto"/>
        <w:left w:val="none" w:sz="0" w:space="0" w:color="auto"/>
        <w:bottom w:val="none" w:sz="0" w:space="0" w:color="auto"/>
        <w:right w:val="none" w:sz="0" w:space="0" w:color="auto"/>
      </w:divBdr>
      <w:divsChild>
        <w:div w:id="1220089311">
          <w:marLeft w:val="720"/>
          <w:marRight w:val="0"/>
          <w:marTop w:val="0"/>
          <w:marBottom w:val="0"/>
          <w:divBdr>
            <w:top w:val="none" w:sz="0" w:space="0" w:color="auto"/>
            <w:left w:val="none" w:sz="0" w:space="0" w:color="auto"/>
            <w:bottom w:val="none" w:sz="0" w:space="0" w:color="auto"/>
            <w:right w:val="none" w:sz="0" w:space="0" w:color="auto"/>
          </w:divBdr>
        </w:div>
        <w:div w:id="849954772">
          <w:marLeft w:val="720"/>
          <w:marRight w:val="0"/>
          <w:marTop w:val="0"/>
          <w:marBottom w:val="0"/>
          <w:divBdr>
            <w:top w:val="none" w:sz="0" w:space="0" w:color="auto"/>
            <w:left w:val="none" w:sz="0" w:space="0" w:color="auto"/>
            <w:bottom w:val="none" w:sz="0" w:space="0" w:color="auto"/>
            <w:right w:val="none" w:sz="0" w:space="0" w:color="auto"/>
          </w:divBdr>
        </w:div>
      </w:divsChild>
    </w:div>
    <w:div w:id="717582306">
      <w:bodyDiv w:val="1"/>
      <w:marLeft w:val="0"/>
      <w:marRight w:val="0"/>
      <w:marTop w:val="0"/>
      <w:marBottom w:val="0"/>
      <w:divBdr>
        <w:top w:val="none" w:sz="0" w:space="0" w:color="auto"/>
        <w:left w:val="none" w:sz="0" w:space="0" w:color="auto"/>
        <w:bottom w:val="none" w:sz="0" w:space="0" w:color="auto"/>
        <w:right w:val="none" w:sz="0" w:space="0" w:color="auto"/>
      </w:divBdr>
    </w:div>
    <w:div w:id="1052123068">
      <w:bodyDiv w:val="1"/>
      <w:marLeft w:val="0"/>
      <w:marRight w:val="0"/>
      <w:marTop w:val="0"/>
      <w:marBottom w:val="0"/>
      <w:divBdr>
        <w:top w:val="none" w:sz="0" w:space="0" w:color="auto"/>
        <w:left w:val="none" w:sz="0" w:space="0" w:color="auto"/>
        <w:bottom w:val="none" w:sz="0" w:space="0" w:color="auto"/>
        <w:right w:val="none" w:sz="0" w:space="0" w:color="auto"/>
      </w:divBdr>
    </w:div>
    <w:div w:id="1099179996">
      <w:bodyDiv w:val="1"/>
      <w:marLeft w:val="0"/>
      <w:marRight w:val="0"/>
      <w:marTop w:val="0"/>
      <w:marBottom w:val="0"/>
      <w:divBdr>
        <w:top w:val="none" w:sz="0" w:space="0" w:color="auto"/>
        <w:left w:val="none" w:sz="0" w:space="0" w:color="auto"/>
        <w:bottom w:val="none" w:sz="0" w:space="0" w:color="auto"/>
        <w:right w:val="none" w:sz="0" w:space="0" w:color="auto"/>
      </w:divBdr>
    </w:div>
    <w:div w:id="1342507799">
      <w:bodyDiv w:val="1"/>
      <w:marLeft w:val="0"/>
      <w:marRight w:val="0"/>
      <w:marTop w:val="0"/>
      <w:marBottom w:val="0"/>
      <w:divBdr>
        <w:top w:val="none" w:sz="0" w:space="0" w:color="auto"/>
        <w:left w:val="none" w:sz="0" w:space="0" w:color="auto"/>
        <w:bottom w:val="none" w:sz="0" w:space="0" w:color="auto"/>
        <w:right w:val="none" w:sz="0" w:space="0" w:color="auto"/>
      </w:divBdr>
    </w:div>
    <w:div w:id="1393118567">
      <w:bodyDiv w:val="1"/>
      <w:marLeft w:val="0"/>
      <w:marRight w:val="0"/>
      <w:marTop w:val="0"/>
      <w:marBottom w:val="0"/>
      <w:divBdr>
        <w:top w:val="none" w:sz="0" w:space="0" w:color="auto"/>
        <w:left w:val="none" w:sz="0" w:space="0" w:color="auto"/>
        <w:bottom w:val="none" w:sz="0" w:space="0" w:color="auto"/>
        <w:right w:val="none" w:sz="0" w:space="0" w:color="auto"/>
      </w:divBdr>
    </w:div>
    <w:div w:id="1488785668">
      <w:bodyDiv w:val="1"/>
      <w:marLeft w:val="0"/>
      <w:marRight w:val="0"/>
      <w:marTop w:val="0"/>
      <w:marBottom w:val="0"/>
      <w:divBdr>
        <w:top w:val="none" w:sz="0" w:space="0" w:color="auto"/>
        <w:left w:val="none" w:sz="0" w:space="0" w:color="auto"/>
        <w:bottom w:val="none" w:sz="0" w:space="0" w:color="auto"/>
        <w:right w:val="none" w:sz="0" w:space="0" w:color="auto"/>
      </w:divBdr>
    </w:div>
    <w:div w:id="1536654828">
      <w:bodyDiv w:val="1"/>
      <w:marLeft w:val="0"/>
      <w:marRight w:val="0"/>
      <w:marTop w:val="0"/>
      <w:marBottom w:val="0"/>
      <w:divBdr>
        <w:top w:val="none" w:sz="0" w:space="0" w:color="auto"/>
        <w:left w:val="none" w:sz="0" w:space="0" w:color="auto"/>
        <w:bottom w:val="none" w:sz="0" w:space="0" w:color="auto"/>
        <w:right w:val="none" w:sz="0" w:space="0" w:color="auto"/>
      </w:divBdr>
      <w:divsChild>
        <w:div w:id="1875147458">
          <w:marLeft w:val="720"/>
          <w:marRight w:val="0"/>
          <w:marTop w:val="0"/>
          <w:marBottom w:val="0"/>
          <w:divBdr>
            <w:top w:val="none" w:sz="0" w:space="0" w:color="auto"/>
            <w:left w:val="none" w:sz="0" w:space="0" w:color="auto"/>
            <w:bottom w:val="none" w:sz="0" w:space="0" w:color="auto"/>
            <w:right w:val="none" w:sz="0" w:space="0" w:color="auto"/>
          </w:divBdr>
        </w:div>
        <w:div w:id="1349058963">
          <w:marLeft w:val="720"/>
          <w:marRight w:val="0"/>
          <w:marTop w:val="0"/>
          <w:marBottom w:val="0"/>
          <w:divBdr>
            <w:top w:val="none" w:sz="0" w:space="0" w:color="auto"/>
            <w:left w:val="none" w:sz="0" w:space="0" w:color="auto"/>
            <w:bottom w:val="none" w:sz="0" w:space="0" w:color="auto"/>
            <w:right w:val="none" w:sz="0" w:space="0" w:color="auto"/>
          </w:divBdr>
        </w:div>
      </w:divsChild>
    </w:div>
    <w:div w:id="1666661954">
      <w:bodyDiv w:val="1"/>
      <w:marLeft w:val="0"/>
      <w:marRight w:val="0"/>
      <w:marTop w:val="0"/>
      <w:marBottom w:val="0"/>
      <w:divBdr>
        <w:top w:val="none" w:sz="0" w:space="0" w:color="auto"/>
        <w:left w:val="none" w:sz="0" w:space="0" w:color="auto"/>
        <w:bottom w:val="none" w:sz="0" w:space="0" w:color="auto"/>
        <w:right w:val="none" w:sz="0" w:space="0" w:color="auto"/>
      </w:divBdr>
      <w:divsChild>
        <w:div w:id="1557164505">
          <w:marLeft w:val="720"/>
          <w:marRight w:val="0"/>
          <w:marTop w:val="0"/>
          <w:marBottom w:val="0"/>
          <w:divBdr>
            <w:top w:val="none" w:sz="0" w:space="0" w:color="auto"/>
            <w:left w:val="none" w:sz="0" w:space="0" w:color="auto"/>
            <w:bottom w:val="none" w:sz="0" w:space="0" w:color="auto"/>
            <w:right w:val="none" w:sz="0" w:space="0" w:color="auto"/>
          </w:divBdr>
        </w:div>
        <w:div w:id="1822112750">
          <w:marLeft w:val="720"/>
          <w:marRight w:val="0"/>
          <w:marTop w:val="0"/>
          <w:marBottom w:val="0"/>
          <w:divBdr>
            <w:top w:val="none" w:sz="0" w:space="0" w:color="auto"/>
            <w:left w:val="none" w:sz="0" w:space="0" w:color="auto"/>
            <w:bottom w:val="none" w:sz="0" w:space="0" w:color="auto"/>
            <w:right w:val="none" w:sz="0" w:space="0" w:color="auto"/>
          </w:divBdr>
        </w:div>
        <w:div w:id="93475071">
          <w:marLeft w:val="720"/>
          <w:marRight w:val="0"/>
          <w:marTop w:val="0"/>
          <w:marBottom w:val="0"/>
          <w:divBdr>
            <w:top w:val="none" w:sz="0" w:space="0" w:color="auto"/>
            <w:left w:val="none" w:sz="0" w:space="0" w:color="auto"/>
            <w:bottom w:val="none" w:sz="0" w:space="0" w:color="auto"/>
            <w:right w:val="none" w:sz="0" w:space="0" w:color="auto"/>
          </w:divBdr>
        </w:div>
        <w:div w:id="1803845306">
          <w:marLeft w:val="720"/>
          <w:marRight w:val="0"/>
          <w:marTop w:val="0"/>
          <w:marBottom w:val="0"/>
          <w:divBdr>
            <w:top w:val="none" w:sz="0" w:space="0" w:color="auto"/>
            <w:left w:val="none" w:sz="0" w:space="0" w:color="auto"/>
            <w:bottom w:val="none" w:sz="0" w:space="0" w:color="auto"/>
            <w:right w:val="none" w:sz="0" w:space="0" w:color="auto"/>
          </w:divBdr>
        </w:div>
        <w:div w:id="1330402672">
          <w:marLeft w:val="720"/>
          <w:marRight w:val="0"/>
          <w:marTop w:val="0"/>
          <w:marBottom w:val="0"/>
          <w:divBdr>
            <w:top w:val="none" w:sz="0" w:space="0" w:color="auto"/>
            <w:left w:val="none" w:sz="0" w:space="0" w:color="auto"/>
            <w:bottom w:val="none" w:sz="0" w:space="0" w:color="auto"/>
            <w:right w:val="none" w:sz="0" w:space="0" w:color="auto"/>
          </w:divBdr>
        </w:div>
        <w:div w:id="1682663834">
          <w:marLeft w:val="720"/>
          <w:marRight w:val="0"/>
          <w:marTop w:val="0"/>
          <w:marBottom w:val="0"/>
          <w:divBdr>
            <w:top w:val="none" w:sz="0" w:space="0" w:color="auto"/>
            <w:left w:val="none" w:sz="0" w:space="0" w:color="auto"/>
            <w:bottom w:val="none" w:sz="0" w:space="0" w:color="auto"/>
            <w:right w:val="none" w:sz="0" w:space="0" w:color="auto"/>
          </w:divBdr>
        </w:div>
      </w:divsChild>
    </w:div>
    <w:div w:id="1731150108">
      <w:bodyDiv w:val="1"/>
      <w:marLeft w:val="0"/>
      <w:marRight w:val="0"/>
      <w:marTop w:val="0"/>
      <w:marBottom w:val="0"/>
      <w:divBdr>
        <w:top w:val="none" w:sz="0" w:space="0" w:color="auto"/>
        <w:left w:val="none" w:sz="0" w:space="0" w:color="auto"/>
        <w:bottom w:val="none" w:sz="0" w:space="0" w:color="auto"/>
        <w:right w:val="none" w:sz="0" w:space="0" w:color="auto"/>
      </w:divBdr>
      <w:divsChild>
        <w:div w:id="376590272">
          <w:marLeft w:val="720"/>
          <w:marRight w:val="0"/>
          <w:marTop w:val="0"/>
          <w:marBottom w:val="0"/>
          <w:divBdr>
            <w:top w:val="none" w:sz="0" w:space="0" w:color="auto"/>
            <w:left w:val="none" w:sz="0" w:space="0" w:color="auto"/>
            <w:bottom w:val="none" w:sz="0" w:space="0" w:color="auto"/>
            <w:right w:val="none" w:sz="0" w:space="0" w:color="auto"/>
          </w:divBdr>
        </w:div>
        <w:div w:id="1148404116">
          <w:marLeft w:val="720"/>
          <w:marRight w:val="0"/>
          <w:marTop w:val="0"/>
          <w:marBottom w:val="0"/>
          <w:divBdr>
            <w:top w:val="none" w:sz="0" w:space="0" w:color="auto"/>
            <w:left w:val="none" w:sz="0" w:space="0" w:color="auto"/>
            <w:bottom w:val="none" w:sz="0" w:space="0" w:color="auto"/>
            <w:right w:val="none" w:sz="0" w:space="0" w:color="auto"/>
          </w:divBdr>
        </w:div>
      </w:divsChild>
    </w:div>
    <w:div w:id="1743529246">
      <w:bodyDiv w:val="1"/>
      <w:marLeft w:val="0"/>
      <w:marRight w:val="0"/>
      <w:marTop w:val="0"/>
      <w:marBottom w:val="0"/>
      <w:divBdr>
        <w:top w:val="none" w:sz="0" w:space="0" w:color="auto"/>
        <w:left w:val="none" w:sz="0" w:space="0" w:color="auto"/>
        <w:bottom w:val="none" w:sz="0" w:space="0" w:color="auto"/>
        <w:right w:val="none" w:sz="0" w:space="0" w:color="auto"/>
      </w:divBdr>
    </w:div>
    <w:div w:id="1958246877">
      <w:bodyDiv w:val="1"/>
      <w:marLeft w:val="0"/>
      <w:marRight w:val="0"/>
      <w:marTop w:val="0"/>
      <w:marBottom w:val="0"/>
      <w:divBdr>
        <w:top w:val="none" w:sz="0" w:space="0" w:color="auto"/>
        <w:left w:val="none" w:sz="0" w:space="0" w:color="auto"/>
        <w:bottom w:val="none" w:sz="0" w:space="0" w:color="auto"/>
        <w:right w:val="none" w:sz="0" w:space="0" w:color="auto"/>
      </w:divBdr>
    </w:div>
    <w:div w:id="199251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91/1478088706qp063oa" TargetMode="External"/><Relationship Id="rId18" Type="http://schemas.openxmlformats.org/officeDocument/2006/relationships/hyperlink" Target="https://doi.org/10.3389/fpsyg.2024.1331667" TargetMode="External"/><Relationship Id="rId26" Type="http://schemas.openxmlformats.org/officeDocument/2006/relationships/hyperlink" Target="https://doi.org/10.1037/edu0000317" TargetMode="External"/><Relationship Id="rId39" Type="http://schemas.openxmlformats.org/officeDocument/2006/relationships/theme" Target="theme/theme1.xml"/><Relationship Id="rId21" Type="http://schemas.openxmlformats.org/officeDocument/2006/relationships/hyperlink" Target="https://localgovernment.gov.sc" TargetMode="External"/><Relationship Id="rId34" Type="http://schemas.openxmlformats.org/officeDocument/2006/relationships/hyperlink" Target="https://doi.org/10.54675/KHQJ8942" TargetMode="External"/><Relationship Id="rId7" Type="http://schemas.openxmlformats.org/officeDocument/2006/relationships/comments" Target="comments.xml"/><Relationship Id="rId12" Type="http://schemas.openxmlformats.org/officeDocument/2006/relationships/hyperlink" Target="https://doi.org/10.1080/09500782.2020.1837859" TargetMode="External"/><Relationship Id="rId17" Type="http://schemas.openxmlformats.org/officeDocument/2006/relationships/hyperlink" Target="https://journals.stecab.com/jelm" TargetMode="External"/><Relationship Id="rId25" Type="http://schemas.openxmlformats.org/officeDocument/2006/relationships/hyperlink" Target="https://doi.org/10.3102/0034654308325583" TargetMode="External"/><Relationship Id="rId33" Type="http://schemas.openxmlformats.org/officeDocument/2006/relationships/hyperlink" Target="https://www.nation.sc"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4324/9781003112082" TargetMode="External"/><Relationship Id="rId20" Type="http://schemas.openxmlformats.org/officeDocument/2006/relationships/hyperlink" Target="https://doi.org/10.20343/teachlearninqu.10.4" TargetMode="External"/><Relationship Id="rId29" Type="http://schemas.openxmlformats.org/officeDocument/2006/relationships/hyperlink" Target="https://doi.org/10.1787/acd78851-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2331186X.2023.2280306" TargetMode="External"/><Relationship Id="rId24" Type="http://schemas.openxmlformats.org/officeDocument/2006/relationships/hyperlink" Target="https://doi.org/10.1007/s10648-021-09625-z" TargetMode="External"/><Relationship Id="rId32" Type="http://schemas.openxmlformats.org/officeDocument/2006/relationships/hyperlink" Target="https://doi.org/10.1037/0003-066X.55.1.68"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3102/00346543074001059" TargetMode="External"/><Relationship Id="rId23" Type="http://schemas.openxmlformats.org/officeDocument/2006/relationships/hyperlink" Target="https://doi.org/10.20343/teachlearninqu.10.4" TargetMode="External"/><Relationship Id="rId28" Type="http://schemas.openxmlformats.org/officeDocument/2006/relationships/hyperlink" Target="https://doi.org/10.1080/2331186X.2025.2513414" TargetMode="External"/><Relationship Id="rId36" Type="http://schemas.openxmlformats.org/officeDocument/2006/relationships/hyperlink" Target="https://doi.org/10.1080/00461520.2023.2176373" TargetMode="External"/><Relationship Id="rId10" Type="http://schemas.microsoft.com/office/2018/08/relationships/commentsExtensible" Target="commentsExtensible.xml"/><Relationship Id="rId19" Type="http://schemas.openxmlformats.org/officeDocument/2006/relationships/hyperlink" Target="https://doi.org/10.3389/fpsyg.2022.948152" TargetMode="External"/><Relationship Id="rId31" Type="http://schemas.openxmlformats.org/officeDocument/2006/relationships/hyperlink" Target="https://www.oecd.org/content/dam/oecd/en/publications/reports/2019/12/pisa-2018-results-volume-iii_bdc12c30/acd78851-en.pdf?utm_source=chatgpt.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 TargetMode="External"/><Relationship Id="rId22" Type="http://schemas.openxmlformats.org/officeDocument/2006/relationships/hyperlink" Target="https://localgovernment.gov.sc/district-profiles/anse-royale?utm_source=chatgpt.com" TargetMode="External"/><Relationship Id="rId27" Type="http://schemas.openxmlformats.org/officeDocument/2006/relationships/hyperlink" Target="https://doi.org/10.1080/09500782.2022.2033150" TargetMode="External"/><Relationship Id="rId30" Type="http://schemas.openxmlformats.org/officeDocument/2006/relationships/hyperlink" Target="https://doi.org/10.1787/acd78851-en" TargetMode="External"/><Relationship Id="rId35" Type="http://schemas.openxmlformats.org/officeDocument/2006/relationships/hyperlink" Target="https://doi.org/10.54675/KHQJ8942" TargetMode="Externa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25</Pages>
  <Words>7763</Words>
  <Characters>44251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ESTHER</cp:lastModifiedBy>
  <cp:revision>53</cp:revision>
  <dcterms:created xsi:type="dcterms:W3CDTF">2026-01-07T16:51:00Z</dcterms:created>
  <dcterms:modified xsi:type="dcterms:W3CDTF">2026-01-09T18:59:00Z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94ac183c-087b-4319-b307-8410bdfd5dd1</vt:lpwstr>
  </property>
</Properties>
</file>